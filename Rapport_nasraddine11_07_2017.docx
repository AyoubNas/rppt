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5AAFA3" w14:textId="77777777" w:rsidR="00A41F3B" w:rsidRDefault="00A41F3B">
      <w:r>
        <w:t>Remerciements</w:t>
      </w:r>
      <w:r w:rsidR="006337AE">
        <w:t xml:space="preserve"> : </w:t>
      </w:r>
    </w:p>
    <w:p w14:paraId="6910B6FC" w14:textId="77777777" w:rsidR="00A41F3B" w:rsidRDefault="00A41F3B">
      <w:r>
        <w:t xml:space="preserve">     Je tiens à remercier toute l’équipe pédagogique de </w:t>
      </w:r>
      <w:proofErr w:type="spellStart"/>
      <w:r>
        <w:t>Polytech</w:t>
      </w:r>
      <w:proofErr w:type="spellEnd"/>
      <w:ins w:id="0" w:author="aMatini" w:date="2017-07-10T19:38:00Z">
        <w:r w:rsidR="009F6F42">
          <w:t xml:space="preserve"> Montpellier</w:t>
        </w:r>
      </w:ins>
      <w:r>
        <w:t xml:space="preserve">, notamment Lysiane </w:t>
      </w:r>
      <w:del w:id="1" w:author="aMatini" w:date="2017-07-10T19:38:00Z">
        <w:r w:rsidDel="004D3F1D">
          <w:delText xml:space="preserve">Buisson </w:delText>
        </w:r>
      </w:del>
      <w:ins w:id="2" w:author="aMatini" w:date="2017-07-10T19:38:00Z">
        <w:r w:rsidR="004D3F1D">
          <w:t xml:space="preserve">BUISSON </w:t>
        </w:r>
      </w:ins>
      <w:r>
        <w:t xml:space="preserve">qui contribue à la réussite de nos stages en créant des relations avec les entreprises, ainsi que Christophe </w:t>
      </w:r>
      <w:del w:id="3" w:author="aMatini" w:date="2017-07-10T19:38:00Z">
        <w:r w:rsidDel="004D3F1D">
          <w:delText xml:space="preserve">Fiorio </w:delText>
        </w:r>
      </w:del>
      <w:ins w:id="4" w:author="aMatini" w:date="2017-07-10T19:38:00Z">
        <w:r w:rsidR="004D3F1D">
          <w:t xml:space="preserve">FIORIO </w:t>
        </w:r>
      </w:ins>
      <w:r>
        <w:t>qui a été mon tuteur de stage.</w:t>
      </w:r>
    </w:p>
    <w:p w14:paraId="4148D948" w14:textId="77777777" w:rsidR="00A41F3B" w:rsidRDefault="00A41F3B">
      <w:r>
        <w:t xml:space="preserve">     Je remercie aussi Chantal </w:t>
      </w:r>
      <w:del w:id="5" w:author="aMatini" w:date="2017-07-10T19:38:00Z">
        <w:r w:rsidDel="004D3F1D">
          <w:delText>De</w:delText>
        </w:r>
      </w:del>
      <w:ins w:id="6" w:author="aMatini" w:date="2017-07-10T19:38:00Z">
        <w:r w:rsidR="004D3F1D">
          <w:t>DE</w:t>
        </w:r>
      </w:ins>
      <w:r>
        <w:t xml:space="preserve"> </w:t>
      </w:r>
      <w:del w:id="7" w:author="aMatini" w:date="2017-07-10T19:38:00Z">
        <w:r w:rsidDel="004D3F1D">
          <w:delText xml:space="preserve">Wit </w:delText>
        </w:r>
      </w:del>
      <w:ins w:id="8" w:author="aMatini" w:date="2017-07-10T19:38:00Z">
        <w:r w:rsidR="004D3F1D">
          <w:t xml:space="preserve">WIT </w:t>
        </w:r>
      </w:ins>
      <w:r>
        <w:t xml:space="preserve">pour m’avoir permis de réaliser ce stage, Anthony </w:t>
      </w:r>
      <w:del w:id="9" w:author="aMatini" w:date="2017-07-10T19:38:00Z">
        <w:r w:rsidDel="004D3F1D">
          <w:delText xml:space="preserve">Matini </w:delText>
        </w:r>
      </w:del>
      <w:ins w:id="10" w:author="aMatini" w:date="2017-07-10T19:38:00Z">
        <w:r w:rsidR="004D3F1D">
          <w:t xml:space="preserve">MATINI </w:t>
        </w:r>
      </w:ins>
      <w:r>
        <w:t xml:space="preserve">pour m’avoir encadré ainsi que Morgan </w:t>
      </w:r>
      <w:del w:id="11" w:author="aMatini" w:date="2017-07-10T19:38:00Z">
        <w:r w:rsidDel="004D3F1D">
          <w:delText xml:space="preserve">Brault </w:delText>
        </w:r>
      </w:del>
      <w:ins w:id="12" w:author="aMatini" w:date="2017-07-10T19:38:00Z">
        <w:r w:rsidR="004D3F1D">
          <w:t xml:space="preserve">BRAULT </w:t>
        </w:r>
      </w:ins>
      <w:r>
        <w:t xml:space="preserve">pour m’avoir aidé à réaliser ma mission dans les meilleures conditions. </w:t>
      </w:r>
    </w:p>
    <w:p w14:paraId="22C4830A" w14:textId="77777777" w:rsidR="00A41F3B" w:rsidRDefault="00A41F3B">
      <w:r>
        <w:t xml:space="preserve">     Je remercie également Pierre </w:t>
      </w:r>
      <w:del w:id="13" w:author="aMatini" w:date="2017-07-10T19:38:00Z">
        <w:r w:rsidDel="004D3F1D">
          <w:delText xml:space="preserve">Coquerel </w:delText>
        </w:r>
      </w:del>
      <w:ins w:id="14" w:author="aMatini" w:date="2017-07-10T19:38:00Z">
        <w:r w:rsidR="004D3F1D">
          <w:t xml:space="preserve">COQUEREL </w:t>
        </w:r>
      </w:ins>
      <w:r>
        <w:t>qui était en stage de fin d’études et qui m’a conseillé lors de la rédaction de ce rapport.</w:t>
      </w:r>
    </w:p>
    <w:p w14:paraId="67E3CEFA" w14:textId="77777777" w:rsidR="00A41F3B" w:rsidRDefault="00A41F3B">
      <w:r>
        <w:t xml:space="preserve">      Enfin mes remerciements vont à tout le personnel de Sopra Steria pour l’accueil chaleureux auquel j’ai eu droit.</w:t>
      </w:r>
    </w:p>
    <w:p w14:paraId="29883D70" w14:textId="77777777" w:rsidR="00A41F3B" w:rsidRDefault="00A41F3B"/>
    <w:p w14:paraId="6AA9CBC0" w14:textId="77777777" w:rsidR="00A41F3B" w:rsidRDefault="00A41F3B"/>
    <w:p w14:paraId="0EFA6B55" w14:textId="77777777" w:rsidR="00A41F3B" w:rsidRDefault="00A41F3B"/>
    <w:p w14:paraId="37F4428B" w14:textId="77777777" w:rsidR="00A41F3B" w:rsidRDefault="00842000">
      <w:r>
        <w:t>Introduction</w:t>
      </w:r>
      <w:r w:rsidR="006337AE">
        <w:t xml:space="preserve"> : </w:t>
      </w:r>
    </w:p>
    <w:p w14:paraId="30A99DD9" w14:textId="1CF3ADDD" w:rsidR="007B1C2C" w:rsidRDefault="00842000" w:rsidP="00940C56">
      <w:pPr>
        <w:jc w:val="both"/>
      </w:pPr>
      <w:r>
        <w:t xml:space="preserve">    Dans le cadre du stage de 4</w:t>
      </w:r>
      <w:r w:rsidRPr="00842000">
        <w:rPr>
          <w:vertAlign w:val="superscript"/>
        </w:rPr>
        <w:t>ème</w:t>
      </w:r>
      <w:r>
        <w:t xml:space="preserve"> année d’école d’ingénieurs en informatique et gestion, j’ai décidé d’effectuer ce dernier au sein du groupe Sopra Steria Montpellier. C’est après l’intervention de Chantal De Wit, Anthony </w:t>
      </w:r>
      <w:proofErr w:type="spellStart"/>
      <w:r>
        <w:t>Matini</w:t>
      </w:r>
      <w:proofErr w:type="spellEnd"/>
      <w:r>
        <w:t xml:space="preserve"> et Yann </w:t>
      </w:r>
      <w:proofErr w:type="spellStart"/>
      <w:r>
        <w:t>Pugliese</w:t>
      </w:r>
      <w:proofErr w:type="spellEnd"/>
      <w:r>
        <w:t xml:space="preserve"> à </w:t>
      </w:r>
      <w:proofErr w:type="spellStart"/>
      <w:r>
        <w:t>Polytech</w:t>
      </w:r>
      <w:proofErr w:type="spellEnd"/>
      <w:r>
        <w:t xml:space="preserve"> que j’ai eu envie d’intégrer le groupe. </w:t>
      </w:r>
      <w:commentRangeStart w:id="15"/>
      <w:commentRangeStart w:id="16"/>
      <w:commentRangeStart w:id="17"/>
      <w:commentRangeStart w:id="18"/>
      <w:del w:id="19" w:author="aMatini" w:date="2017-07-10T19:04:00Z">
        <w:r w:rsidDel="00940C56">
          <w:delText>Tout d’abord l</w:delText>
        </w:r>
      </w:del>
      <w:ins w:id="20" w:author="aMatini" w:date="2017-07-10T19:04:00Z">
        <w:r w:rsidR="00940C56">
          <w:t>L</w:t>
        </w:r>
      </w:ins>
      <w:r>
        <w:t>e sujet du stage</w:t>
      </w:r>
      <w:ins w:id="21" w:author="aMatini" w:date="2017-07-10T19:04:00Z">
        <w:r w:rsidR="00940C56">
          <w:t xml:space="preserve"> qu’ils ont proposé</w:t>
        </w:r>
      </w:ins>
      <w:r>
        <w:t xml:space="preserve"> m’a beaucoup intéressé car il faisait intervenir un grand nombre de nouvelles technologies</w:t>
      </w:r>
      <w:ins w:id="22" w:author="aMatini" w:date="2017-07-10T19:04:00Z">
        <w:r w:rsidR="00940C56">
          <w:t>.</w:t>
        </w:r>
      </w:ins>
      <w:del w:id="23" w:author="aMatini" w:date="2017-07-10T19:04:00Z">
        <w:r w:rsidDel="00940C56">
          <w:delText>,</w:delText>
        </w:r>
      </w:del>
      <w:r>
        <w:t xml:space="preserve"> </w:t>
      </w:r>
      <w:del w:id="24" w:author="aMatini" w:date="2017-07-10T19:05:00Z">
        <w:r w:rsidDel="00940C56">
          <w:delText>ce qui n’est pas souvent le cas dans les</w:delText>
        </w:r>
      </w:del>
      <w:ins w:id="25" w:author="aMatini" w:date="2017-07-10T19:05:00Z">
        <w:r w:rsidR="00940C56">
          <w:t xml:space="preserve">Habituellement les grandes </w:t>
        </w:r>
      </w:ins>
      <w:del w:id="26" w:author="aMatini" w:date="2017-07-10T19:05:00Z">
        <w:r w:rsidDel="00940C56">
          <w:delText xml:space="preserve"> grosses</w:delText>
        </w:r>
      </w:del>
      <w:r>
        <w:t xml:space="preserve"> ESN</w:t>
      </w:r>
      <w:ins w:id="27" w:author="aMatini" w:date="2017-07-10T19:05:00Z">
        <w:r w:rsidR="00940C56">
          <w:t xml:space="preserve"> </w:t>
        </w:r>
      </w:ins>
      <w:del w:id="28" w:author="aMatini" w:date="2017-07-10T19:06:00Z">
        <w:r w:rsidDel="00940C56">
          <w:delText xml:space="preserve"> </w:delText>
        </w:r>
      </w:del>
      <w:r>
        <w:t>(Entreprise au Service du Numérique)</w:t>
      </w:r>
      <w:ins w:id="29" w:author="aMatini" w:date="2017-07-10T19:06:00Z">
        <w:r w:rsidR="00940C56">
          <w:t>,</w:t>
        </w:r>
      </w:ins>
      <w:r>
        <w:t xml:space="preserve"> </w:t>
      </w:r>
      <w:ins w:id="30" w:author="aMatini" w:date="2017-07-10T19:06:00Z">
        <w:r w:rsidR="00940C56">
          <w:t>tel</w:t>
        </w:r>
      </w:ins>
      <w:ins w:id="31" w:author="NASRADDINE Ayoub" w:date="2017-07-11T10:07:00Z">
        <w:r w:rsidR="00D23AFC">
          <w:t>les</w:t>
        </w:r>
      </w:ins>
      <w:ins w:id="32" w:author="aMatini" w:date="2017-07-10T19:06:00Z">
        <w:r w:rsidR="00940C56">
          <w:t xml:space="preserve"> que </w:t>
        </w:r>
        <w:proofErr w:type="spellStart"/>
        <w:r w:rsidR="00940C56">
          <w:t>Sopra</w:t>
        </w:r>
        <w:proofErr w:type="spellEnd"/>
        <w:r w:rsidR="00940C56">
          <w:t xml:space="preserve"> </w:t>
        </w:r>
        <w:proofErr w:type="spellStart"/>
        <w:r w:rsidR="00940C56">
          <w:t>Steria</w:t>
        </w:r>
        <w:proofErr w:type="spellEnd"/>
        <w:r w:rsidR="00940C56">
          <w:t xml:space="preserve">, </w:t>
        </w:r>
      </w:ins>
      <w:del w:id="33" w:author="aMatini" w:date="2017-07-10T19:06:00Z">
        <w:r w:rsidDel="00940C56">
          <w:delText xml:space="preserve">qui </w:delText>
        </w:r>
      </w:del>
      <w:r>
        <w:t xml:space="preserve">travaillent avec de gros clients (banques, assurances, grands groupes) qui utilisent des technologies </w:t>
      </w:r>
      <w:ins w:id="34" w:author="aMatini" w:date="2017-07-10T19:06:00Z">
        <w:r w:rsidR="00940C56">
          <w:t>« </w:t>
        </w:r>
      </w:ins>
      <w:r>
        <w:t>anciennes</w:t>
      </w:r>
      <w:ins w:id="35" w:author="aMatini" w:date="2017-07-10T19:06:00Z">
        <w:r w:rsidR="00940C56">
          <w:t> »</w:t>
        </w:r>
      </w:ins>
      <w:r>
        <w:t xml:space="preserve"> qui ont déjà fait leurs preuves</w:t>
      </w:r>
      <w:commentRangeEnd w:id="15"/>
      <w:r w:rsidR="00940C56">
        <w:rPr>
          <w:rStyle w:val="Marquedecommentaire"/>
        </w:rPr>
        <w:commentReference w:id="15"/>
      </w:r>
      <w:r>
        <w:t>.</w:t>
      </w:r>
      <w:ins w:id="36" w:author="aMatini" w:date="2017-07-10T19:07:00Z">
        <w:r w:rsidR="00940C56">
          <w:t xml:space="preserve"> Le sujet proposé permettait à la fois de travailler dans une grande structure et à la fois de travailler sur un projet utilisant des nouvelles technologies.</w:t>
        </w:r>
      </w:ins>
      <w:r>
        <w:t xml:space="preserve"> </w:t>
      </w:r>
      <w:commentRangeEnd w:id="16"/>
      <w:r w:rsidR="00940C56">
        <w:rPr>
          <w:rStyle w:val="Marquedecommentaire"/>
        </w:rPr>
        <w:commentReference w:id="16"/>
      </w:r>
      <w:commentRangeEnd w:id="17"/>
      <w:r w:rsidR="00416CE7">
        <w:rPr>
          <w:rStyle w:val="Marquedecommentaire"/>
        </w:rPr>
        <w:commentReference w:id="17"/>
      </w:r>
      <w:commentRangeEnd w:id="18"/>
      <w:r w:rsidR="00416CE7">
        <w:rPr>
          <w:rStyle w:val="Marquedecommentaire"/>
        </w:rPr>
        <w:commentReference w:id="18"/>
      </w:r>
      <w:r>
        <w:t xml:space="preserve">De plus </w:t>
      </w:r>
      <w:r w:rsidR="007B1C2C">
        <w:t>l’idée de pouvoir éventuellement effectuer un contrat de professionnalisation en 5</w:t>
      </w:r>
      <w:r w:rsidR="007B1C2C" w:rsidRPr="007B1C2C">
        <w:rPr>
          <w:vertAlign w:val="superscript"/>
        </w:rPr>
        <w:t>ème</w:t>
      </w:r>
      <w:r w:rsidR="007B1C2C">
        <w:t xml:space="preserve"> année a été une motivation supplémentaire, </w:t>
      </w:r>
      <w:del w:id="37" w:author="aMatini" w:date="2017-07-10T19:11:00Z">
        <w:r w:rsidR="007B1C2C" w:rsidDel="0032146F">
          <w:delText xml:space="preserve">car </w:delText>
        </w:r>
      </w:del>
      <w:ins w:id="38" w:author="aMatini" w:date="2017-07-10T19:11:00Z">
        <w:r w:rsidR="0032146F">
          <w:t xml:space="preserve">et </w:t>
        </w:r>
      </w:ins>
      <w:r w:rsidR="007B1C2C">
        <w:t xml:space="preserve">cela me permettrait d’avoir une porte d’entrée dans l’entreprise et de pouvoir ensuite y débuter ma carrière. </w:t>
      </w:r>
      <w:r w:rsidR="001A0D4F">
        <w:t>C’est pour cela que j’ai intégré la Digiroom de Sopra Steria Montpellier.</w:t>
      </w:r>
    </w:p>
    <w:p w14:paraId="76194F04" w14:textId="77777777" w:rsidR="007B1C2C" w:rsidRDefault="007B1C2C" w:rsidP="00940C56">
      <w:pPr>
        <w:jc w:val="both"/>
      </w:pPr>
      <w:r>
        <w:t>Ce rapport est une synthèse de mon stage de 4</w:t>
      </w:r>
      <w:r w:rsidRPr="007B1C2C">
        <w:rPr>
          <w:vertAlign w:val="superscript"/>
        </w:rPr>
        <w:t>ème</w:t>
      </w:r>
      <w:r>
        <w:t xml:space="preserve"> année. Il présente d’abord l’environnement dans lequel j’ai évolué tout au long du stage, puis les tâches auxquelles j’ai pris part et les actions que j’ai effectuées. </w:t>
      </w:r>
      <w:del w:id="39" w:author="aMatini" w:date="2017-07-10T19:09:00Z">
        <w:r w:rsidDel="00940C56">
          <w:delText>Enfin</w:delText>
        </w:r>
      </w:del>
      <w:ins w:id="40" w:author="aMatini" w:date="2017-07-10T19:09:00Z">
        <w:r w:rsidR="00940C56">
          <w:t>Je terminerai</w:t>
        </w:r>
      </w:ins>
      <w:del w:id="41" w:author="aMatini" w:date="2017-07-10T19:09:00Z">
        <w:r w:rsidDel="00940C56">
          <w:delText xml:space="preserve">, j’effectue </w:delText>
        </w:r>
      </w:del>
      <w:ins w:id="42" w:author="aMatini" w:date="2017-07-10T19:09:00Z">
        <w:r w:rsidR="00940C56">
          <w:t xml:space="preserve"> par </w:t>
        </w:r>
      </w:ins>
      <w:r>
        <w:t>un bilan des compétences acquises au cours de cette expérience.</w:t>
      </w:r>
    </w:p>
    <w:p w14:paraId="43F94DB4" w14:textId="77777777" w:rsidR="00452EEF" w:rsidRDefault="00452EEF"/>
    <w:p w14:paraId="4E26D8F8" w14:textId="77777777" w:rsidR="00452EEF" w:rsidRDefault="00452EEF"/>
    <w:p w14:paraId="435E6F1F" w14:textId="77777777" w:rsidR="00452EEF" w:rsidRDefault="00452EEF">
      <w:r>
        <w:t xml:space="preserve">Présentation de l’entreprise : </w:t>
      </w:r>
    </w:p>
    <w:p w14:paraId="18D9C79D" w14:textId="77777777" w:rsidR="00452EEF" w:rsidRDefault="00452EEF">
      <w:r>
        <w:t>Plus tard…</w:t>
      </w:r>
    </w:p>
    <w:p w14:paraId="75CB9338" w14:textId="77777777" w:rsidR="00452EEF" w:rsidRDefault="00452EEF"/>
    <w:p w14:paraId="1DDBCC99" w14:textId="77777777" w:rsidR="00452EEF" w:rsidRDefault="001A0D4F">
      <w:r>
        <w:t xml:space="preserve">Présentation du projet Parking connecté </w:t>
      </w:r>
    </w:p>
    <w:p w14:paraId="1444C9CC" w14:textId="77777777" w:rsidR="0032146F" w:rsidRDefault="001A0D4F" w:rsidP="0032146F">
      <w:pPr>
        <w:jc w:val="both"/>
        <w:rPr>
          <w:ins w:id="43" w:author="aMatini" w:date="2017-07-10T19:17:00Z"/>
        </w:rPr>
      </w:pPr>
      <w:r>
        <w:t xml:space="preserve">       Tout d’abord il est nécessaire de présenter la </w:t>
      </w:r>
      <w:ins w:id="44" w:author="aMatini" w:date="2017-07-10T19:11:00Z">
        <w:r w:rsidR="0032146F">
          <w:t>« </w:t>
        </w:r>
      </w:ins>
      <w:r>
        <w:t>Digiroom</w:t>
      </w:r>
      <w:ins w:id="45" w:author="aMatini" w:date="2017-07-10T19:11:00Z">
        <w:r w:rsidR="0032146F">
          <w:t> »</w:t>
        </w:r>
      </w:ins>
      <w:r>
        <w:t>. La Digiroom est un concept très récent (moins d’un an</w:t>
      </w:r>
      <w:del w:id="46" w:author="aMatini" w:date="2017-07-10T19:12:00Z">
        <w:r w:rsidDel="0032146F">
          <w:delText> ?</w:delText>
        </w:r>
      </w:del>
      <w:r>
        <w:t xml:space="preserve">) mis en place au sein de l’agence de Montpellier dans le but de promouvoir les nouvelles technologies auprès des collaborateurs dans un esprit ludique et convivial. </w:t>
      </w:r>
      <w:commentRangeStart w:id="47"/>
      <w:del w:id="48" w:author="aMatini" w:date="2017-07-10T19:12:00Z">
        <w:r w:rsidDel="0032146F">
          <w:delText>En effet le</w:delText>
        </w:r>
      </w:del>
      <w:ins w:id="49" w:author="aMatini" w:date="2017-07-10T19:12:00Z">
        <w:r w:rsidR="0032146F">
          <w:t>Le</w:t>
        </w:r>
      </w:ins>
      <w:r>
        <w:t xml:space="preserve"> but est de </w:t>
      </w:r>
      <w:r>
        <w:lastRenderedPageBreak/>
        <w:t>permettre à ces derniers de participer à un projet innovant et de monter en compétences sur des technologies nouvelles et de plus en plus utilisées</w:t>
      </w:r>
      <w:ins w:id="50" w:author="aMatini" w:date="2017-07-10T19:13:00Z">
        <w:r w:rsidR="0032146F">
          <w:t>.</w:t>
        </w:r>
      </w:ins>
      <w:del w:id="51" w:author="aMatini" w:date="2017-07-10T19:13:00Z">
        <w:r w:rsidDel="0032146F">
          <w:delText>,</w:delText>
        </w:r>
      </w:del>
      <w:r>
        <w:t xml:space="preserve"> </w:t>
      </w:r>
      <w:ins w:id="52" w:author="aMatini" w:date="2017-07-10T19:13:00Z">
        <w:r w:rsidR="0032146F">
          <w:t xml:space="preserve">Les collaborateurs montent en compétence sur des technologies qui les </w:t>
        </w:r>
      </w:ins>
      <w:ins w:id="53" w:author="aMatini" w:date="2017-07-10T19:16:00Z">
        <w:r w:rsidR="0032146F">
          <w:t>intéressent</w:t>
        </w:r>
      </w:ins>
      <w:ins w:id="54" w:author="aMatini" w:date="2017-07-10T19:13:00Z">
        <w:r w:rsidR="0032146F">
          <w:t xml:space="preserve">, et </w:t>
        </w:r>
      </w:ins>
      <w:del w:id="55" w:author="aMatini" w:date="2017-07-10T19:14:00Z">
        <w:r w:rsidDel="0032146F">
          <w:delText xml:space="preserve">afin de valoriser ensuite </w:delText>
        </w:r>
      </w:del>
      <w:r>
        <w:t xml:space="preserve">ces compétences </w:t>
      </w:r>
      <w:ins w:id="56" w:author="aMatini" w:date="2017-07-10T19:14:00Z">
        <w:r w:rsidR="0032146F">
          <w:t xml:space="preserve">seront valorisées </w:t>
        </w:r>
      </w:ins>
      <w:r>
        <w:t xml:space="preserve">pour </w:t>
      </w:r>
      <w:del w:id="57" w:author="aMatini" w:date="2017-07-10T19:14:00Z">
        <w:r w:rsidDel="0032146F">
          <w:delText xml:space="preserve">l’éventuelle obtention </w:delText>
        </w:r>
      </w:del>
      <w:ins w:id="58" w:author="aMatini" w:date="2017-07-10T19:14:00Z">
        <w:r w:rsidR="0032146F">
          <w:t>obten</w:t>
        </w:r>
        <w:del w:id="59" w:author="NASRADDINE Ayoub" w:date="2017-07-11T10:08:00Z">
          <w:r w:rsidR="0032146F" w:rsidDel="00D23AFC">
            <w:delText>t</w:delText>
          </w:r>
        </w:del>
        <w:r w:rsidR="0032146F">
          <w:t xml:space="preserve">ir </w:t>
        </w:r>
      </w:ins>
      <w:r>
        <w:t xml:space="preserve">de nouveaux projets. </w:t>
      </w:r>
      <w:commentRangeEnd w:id="47"/>
      <w:r w:rsidR="0032146F">
        <w:rPr>
          <w:rStyle w:val="Marquedecommentaire"/>
        </w:rPr>
        <w:commentReference w:id="47"/>
      </w:r>
      <w:r w:rsidR="00CB4B89">
        <w:t xml:space="preserve">Le lancement de la </w:t>
      </w:r>
      <w:ins w:id="60" w:author="aMatini" w:date="2017-07-10T19:15:00Z">
        <w:r w:rsidR="0032146F">
          <w:t>D</w:t>
        </w:r>
      </w:ins>
      <w:del w:id="61" w:author="aMatini" w:date="2017-07-10T19:15:00Z">
        <w:r w:rsidR="00CB4B89" w:rsidDel="0032146F">
          <w:delText>d</w:delText>
        </w:r>
      </w:del>
      <w:r w:rsidR="00CB4B89">
        <w:t xml:space="preserve">igiroom de Montpellier est </w:t>
      </w:r>
      <w:r w:rsidR="00126493">
        <w:t>accompagné</w:t>
      </w:r>
      <w:r w:rsidR="00CB4B89">
        <w:t xml:space="preserve"> de la mise en place d’un projet innovant :</w:t>
      </w:r>
      <w:r w:rsidR="00126493">
        <w:t xml:space="preserve"> le parking connecté. L’objectif est de prédire une place de parking libre selon plusieurs critères (heure, lieu de rendez-vous, tarif, …) définis par l’utilisateur. </w:t>
      </w:r>
    </w:p>
    <w:p w14:paraId="2DFE6423" w14:textId="3470EC0C" w:rsidR="0032146F" w:rsidRDefault="0032146F" w:rsidP="0032146F">
      <w:pPr>
        <w:jc w:val="both"/>
        <w:rPr>
          <w:ins w:id="62" w:author="aMatini" w:date="2017-07-10T19:17:00Z"/>
        </w:rPr>
      </w:pPr>
      <w:commentRangeStart w:id="63"/>
      <w:ins w:id="64" w:author="aMatini" w:date="2017-07-10T19:17:00Z">
        <w:r>
          <w:t>Use Case </w:t>
        </w:r>
      </w:ins>
      <w:ins w:id="65" w:author="NASRADDINE Ayoub" w:date="2017-07-11T10:10:00Z">
        <w:r w:rsidR="00D23AFC">
          <w:t xml:space="preserve">(Cas D’utilisation) </w:t>
        </w:r>
      </w:ins>
      <w:ins w:id="66" w:author="aMatini" w:date="2017-07-10T19:17:00Z">
        <w:r>
          <w:t>:</w:t>
        </w:r>
        <w:commentRangeEnd w:id="63"/>
        <w:r>
          <w:rPr>
            <w:rStyle w:val="Marquedecommentaire"/>
          </w:rPr>
          <w:commentReference w:id="63"/>
        </w:r>
      </w:ins>
    </w:p>
    <w:p w14:paraId="13546211" w14:textId="281330C8" w:rsidR="0032146F" w:rsidDel="00D23AFC" w:rsidRDefault="0032146F" w:rsidP="0032146F">
      <w:pPr>
        <w:jc w:val="both"/>
        <w:rPr>
          <w:ins w:id="67" w:author="aMatini" w:date="2017-07-10T19:19:00Z"/>
          <w:del w:id="68" w:author="NASRADDINE Ayoub" w:date="2017-07-11T10:11:00Z"/>
        </w:rPr>
      </w:pPr>
      <w:ins w:id="69" w:author="aMatini" w:date="2017-07-10T19:17:00Z">
        <w:del w:id="70" w:author="NASRADDINE Ayoub" w:date="2017-07-11T10:10:00Z">
          <w:r w:rsidDel="00D23AFC">
            <w:delText>Ayoub</w:delText>
          </w:r>
        </w:del>
      </w:ins>
      <w:ins w:id="71" w:author="NASRADDINE Ayoub" w:date="2017-07-11T10:10:00Z">
        <w:r w:rsidR="00D23AFC">
          <w:t>Pierre</w:t>
        </w:r>
      </w:ins>
      <w:ins w:id="72" w:author="aMatini" w:date="2017-07-10T19:17:00Z">
        <w:r>
          <w:t xml:space="preserve"> est commercial et à rendez-vous avec un de ces clients </w:t>
        </w:r>
      </w:ins>
      <w:ins w:id="73" w:author="aMatini" w:date="2017-07-10T19:18:00Z">
        <w:r>
          <w:t xml:space="preserve">au </w:t>
        </w:r>
      </w:ins>
      <w:ins w:id="74" w:author="aMatini" w:date="2017-07-10T19:17:00Z">
        <w:r>
          <w:t>« 30 rue Jean Moulin, 69000 Lyon</w:t>
        </w:r>
      </w:ins>
      <w:ins w:id="75" w:author="aMatini" w:date="2017-07-10T19:18:00Z">
        <w:r>
          <w:t xml:space="preserve"> ». </w:t>
        </w:r>
        <w:del w:id="76" w:author="NASRADDINE Ayoub" w:date="2017-07-11T10:10:00Z">
          <w:r w:rsidDel="00D23AFC">
            <w:delText>Ayoub</w:delText>
          </w:r>
        </w:del>
      </w:ins>
      <w:ins w:id="77" w:author="NASRADDINE Ayoub" w:date="2017-07-11T10:10:00Z">
        <w:r w:rsidR="00D23AFC">
          <w:t>Pierre</w:t>
        </w:r>
      </w:ins>
      <w:ins w:id="78" w:author="aMatini" w:date="2017-07-10T19:18:00Z">
        <w:r>
          <w:t xml:space="preserve"> ne connait absolument pas Lyon et il ne sait </w:t>
        </w:r>
      </w:ins>
      <w:ins w:id="79" w:author="aMatini" w:date="2017-07-10T19:19:00Z">
        <w:r>
          <w:t xml:space="preserve">absolument </w:t>
        </w:r>
      </w:ins>
      <w:ins w:id="80" w:author="aMatini" w:date="2017-07-10T19:18:00Z">
        <w:r>
          <w:t>pas où il va se garer.</w:t>
        </w:r>
      </w:ins>
      <w:ins w:id="81" w:author="aMatini" w:date="2017-07-10T19:19:00Z">
        <w:r>
          <w:t xml:space="preserve"> Le but du parki</w:t>
        </w:r>
      </w:ins>
      <w:ins w:id="82" w:author="aMatini" w:date="2017-07-10T19:37:00Z">
        <w:r w:rsidR="0028028B">
          <w:t>n</w:t>
        </w:r>
      </w:ins>
      <w:ins w:id="83" w:author="aMatini" w:date="2017-07-10T19:19:00Z">
        <w:r>
          <w:t>g connecté et de proposer à l’utilisateur LA place de parking qui correspond à ses attentes et qui sera disponible à l</w:t>
        </w:r>
      </w:ins>
      <w:ins w:id="84" w:author="aMatini" w:date="2017-07-10T19:20:00Z">
        <w:r>
          <w:t>’heure de son rendez-vous.</w:t>
        </w:r>
      </w:ins>
    </w:p>
    <w:p w14:paraId="2742E75D" w14:textId="77777777" w:rsidR="0032146F" w:rsidRDefault="0032146F" w:rsidP="0032146F">
      <w:pPr>
        <w:jc w:val="both"/>
        <w:rPr>
          <w:ins w:id="85" w:author="aMatini" w:date="2017-07-10T19:17:00Z"/>
        </w:rPr>
      </w:pPr>
    </w:p>
    <w:p w14:paraId="4CB2B5AC" w14:textId="70B5B99C" w:rsidR="001A0D4F" w:rsidRDefault="00126493" w:rsidP="0032146F">
      <w:pPr>
        <w:jc w:val="both"/>
      </w:pPr>
      <w:del w:id="86" w:author="aMatini" w:date="2017-07-10T19:20:00Z">
        <w:r w:rsidDel="0032146F">
          <w:delText xml:space="preserve">Cela </w:delText>
        </w:r>
      </w:del>
      <w:ins w:id="87" w:author="aMatini" w:date="2017-07-10T19:20:00Z">
        <w:r w:rsidR="0032146F">
          <w:t xml:space="preserve">La mise en place de ce parking </w:t>
        </w:r>
      </w:ins>
      <w:r>
        <w:t xml:space="preserve">fait intervenir plusieurs </w:t>
      </w:r>
      <w:del w:id="88" w:author="NASRADDINE Ayoub" w:date="2017-07-11T10:11:00Z">
        <w:r w:rsidDel="00D23AFC">
          <w:delText xml:space="preserve">technologies </w:delText>
        </w:r>
      </w:del>
      <w:ins w:id="89" w:author="NASRADDINE Ayoub" w:date="2017-07-11T10:11:00Z">
        <w:r w:rsidR="00D23AFC">
          <w:t xml:space="preserve">notions </w:t>
        </w:r>
      </w:ins>
      <w:r>
        <w:t xml:space="preserve">nouvelles : </w:t>
      </w:r>
    </w:p>
    <w:p w14:paraId="7EF06DFC" w14:textId="77777777" w:rsidR="00126493" w:rsidRDefault="00126493" w:rsidP="0032146F">
      <w:pPr>
        <w:pStyle w:val="Paragraphedeliste"/>
        <w:numPr>
          <w:ilvl w:val="0"/>
          <w:numId w:val="1"/>
        </w:numPr>
        <w:jc w:val="both"/>
      </w:pPr>
      <w:r>
        <w:t xml:space="preserve">L’IOT : Internet Of </w:t>
      </w:r>
      <w:proofErr w:type="spellStart"/>
      <w:r>
        <w:t>Things</w:t>
      </w:r>
      <w:proofErr w:type="spellEnd"/>
      <w:r>
        <w:t>, ou objets connectés</w:t>
      </w:r>
      <w:ins w:id="90" w:author="aMatini" w:date="2017-07-10T19:23:00Z">
        <w:r w:rsidR="00653F7F">
          <w:t> : analyse de données non disponible sur internet. Exemple : Analyse des caméras de surveillance dans les rues pour identifier les places</w:t>
        </w:r>
      </w:ins>
      <w:ins w:id="91" w:author="aMatini" w:date="2017-07-10T19:24:00Z">
        <w:r w:rsidR="00653F7F">
          <w:t xml:space="preserve"> gratuites</w:t>
        </w:r>
      </w:ins>
      <w:ins w:id="92" w:author="aMatini" w:date="2017-07-10T19:23:00Z">
        <w:r w:rsidR="00653F7F">
          <w:t xml:space="preserve"> disponibles.</w:t>
        </w:r>
      </w:ins>
    </w:p>
    <w:p w14:paraId="68B848F7" w14:textId="77777777" w:rsidR="00016509" w:rsidRDefault="00016509" w:rsidP="0032146F">
      <w:pPr>
        <w:pStyle w:val="Paragraphedeliste"/>
        <w:numPr>
          <w:ilvl w:val="0"/>
          <w:numId w:val="1"/>
        </w:numPr>
        <w:jc w:val="both"/>
      </w:pPr>
      <w:r>
        <w:t>Le Big Data : acquérir, adapter et stocker de la donnée en grande quantité</w:t>
      </w:r>
      <w:ins w:id="93" w:author="aMatini" w:date="2017-07-10T19:22:00Z">
        <w:r w:rsidR="00653F7F">
          <w:t xml:space="preserve"> disponible sur internet.</w:t>
        </w:r>
      </w:ins>
      <w:ins w:id="94" w:author="aMatini" w:date="2017-07-10T19:24:00Z">
        <w:r w:rsidR="00653F7F">
          <w:t xml:space="preserve"> Exemples : Évènements culturel, sportif.</w:t>
        </w:r>
      </w:ins>
    </w:p>
    <w:p w14:paraId="00D425A5" w14:textId="77777777" w:rsidR="00016509" w:rsidRDefault="00016509" w:rsidP="0032146F">
      <w:pPr>
        <w:pStyle w:val="Paragraphedeliste"/>
        <w:numPr>
          <w:ilvl w:val="0"/>
          <w:numId w:val="1"/>
        </w:numPr>
        <w:jc w:val="both"/>
      </w:pPr>
      <w:r>
        <w:t xml:space="preserve">Le machine learning : </w:t>
      </w:r>
      <w:del w:id="95" w:author="aMatini" w:date="2017-07-10T19:21:00Z">
        <w:r w:rsidDel="00653F7F">
          <w:delText>utiliser ces données afin de faire des prévisions</w:delText>
        </w:r>
      </w:del>
      <w:ins w:id="96" w:author="aMatini" w:date="2017-07-10T19:21:00Z">
        <w:r w:rsidR="00653F7F">
          <w:t>Mise en place d’un modèle mathématique qui à partir des informations collectées est capable de s</w:t>
        </w:r>
      </w:ins>
      <w:ins w:id="97" w:author="aMatini" w:date="2017-07-10T19:22:00Z">
        <w:r w:rsidR="00653F7F">
          <w:t>’adapter pour augmenter le taux de réussite de la prédiction.</w:t>
        </w:r>
      </w:ins>
    </w:p>
    <w:p w14:paraId="65B4CC5C" w14:textId="77777777" w:rsidR="00016509" w:rsidDel="00653F7F" w:rsidRDefault="00016509" w:rsidP="0032146F">
      <w:pPr>
        <w:pStyle w:val="Paragraphedeliste"/>
        <w:numPr>
          <w:ilvl w:val="0"/>
          <w:numId w:val="1"/>
        </w:numPr>
        <w:jc w:val="both"/>
        <w:rPr>
          <w:del w:id="98" w:author="aMatini" w:date="2017-07-10T19:21:00Z"/>
        </w:rPr>
      </w:pPr>
      <w:del w:id="99" w:author="aMatini" w:date="2017-07-10T19:21:00Z">
        <w:r w:rsidDel="00653F7F">
          <w:delText> ????????????</w:delText>
        </w:r>
      </w:del>
    </w:p>
    <w:p w14:paraId="6410BFB6" w14:textId="77777777" w:rsidR="00653F7F" w:rsidRDefault="0032146F" w:rsidP="006337AE">
      <w:pPr>
        <w:rPr>
          <w:ins w:id="100" w:author="aMatini" w:date="2017-07-10T19:26:00Z"/>
        </w:rPr>
      </w:pPr>
      <w:ins w:id="101" w:author="aMatini" w:date="2017-07-10T19:20:00Z">
        <w:r>
          <w:t>En effet, plusieurs critères (non défini</w:t>
        </w:r>
        <w:del w:id="102" w:author="NASRADDINE Ayoub" w:date="2017-07-11T10:11:00Z">
          <w:r w:rsidDel="00D23AFC">
            <w:delText>e</w:delText>
          </w:r>
        </w:del>
        <w:r>
          <w:t>s pour le moment) ont vraisemblablement un impact sur l</w:t>
        </w:r>
      </w:ins>
      <w:ins w:id="103" w:author="aMatini" w:date="2017-07-10T19:21:00Z">
        <w:r>
          <w:t>’occupation d’</w:t>
        </w:r>
        <w:r w:rsidR="00653F7F">
          <w:t>une place de parking</w:t>
        </w:r>
      </w:ins>
      <w:ins w:id="104" w:author="aMatini" w:date="2017-07-10T19:26:00Z">
        <w:r w:rsidR="00653F7F">
          <w:t xml:space="preserve"> : </w:t>
        </w:r>
      </w:ins>
    </w:p>
    <w:p w14:paraId="719789B2" w14:textId="77777777" w:rsidR="00653F7F" w:rsidRDefault="00653F7F">
      <w:pPr>
        <w:pStyle w:val="Paragraphedeliste"/>
        <w:numPr>
          <w:ilvl w:val="0"/>
          <w:numId w:val="2"/>
        </w:numPr>
        <w:rPr>
          <w:ins w:id="105" w:author="aMatini" w:date="2017-07-10T19:26:00Z"/>
        </w:rPr>
        <w:pPrChange w:id="106" w:author="aMatini" w:date="2017-07-10T19:26:00Z">
          <w:pPr/>
        </w:pPrChange>
      </w:pPr>
      <w:commentRangeStart w:id="107"/>
      <w:ins w:id="108" w:author="aMatini" w:date="2017-07-10T19:25:00Z">
        <w:r>
          <w:t>Les places à proximités des stades doivent être vraisemblablement plus occupées les soirs de match.</w:t>
        </w:r>
      </w:ins>
    </w:p>
    <w:p w14:paraId="5D8A7709" w14:textId="77777777" w:rsidR="00653F7F" w:rsidRDefault="00653F7F">
      <w:pPr>
        <w:pStyle w:val="Paragraphedeliste"/>
        <w:numPr>
          <w:ilvl w:val="0"/>
          <w:numId w:val="2"/>
        </w:numPr>
        <w:rPr>
          <w:ins w:id="109" w:author="aMatini" w:date="2017-07-10T19:26:00Z"/>
        </w:rPr>
        <w:pPrChange w:id="110" w:author="aMatini" w:date="2017-07-10T19:26:00Z">
          <w:pPr/>
        </w:pPrChange>
      </w:pPr>
      <w:ins w:id="111" w:author="aMatini" w:date="2017-07-10T19:26:00Z">
        <w:r>
          <w:t xml:space="preserve">L’ouverture des soldes </w:t>
        </w:r>
      </w:ins>
    </w:p>
    <w:p w14:paraId="24057A66" w14:textId="77777777" w:rsidR="00653F7F" w:rsidRDefault="00653F7F">
      <w:pPr>
        <w:pStyle w:val="Paragraphedeliste"/>
        <w:numPr>
          <w:ilvl w:val="0"/>
          <w:numId w:val="2"/>
        </w:numPr>
        <w:rPr>
          <w:ins w:id="112" w:author="aMatini" w:date="2017-07-10T19:26:00Z"/>
        </w:rPr>
        <w:pPrChange w:id="113" w:author="aMatini" w:date="2017-07-10T19:26:00Z">
          <w:pPr/>
        </w:pPrChange>
      </w:pPr>
      <w:ins w:id="114" w:author="aMatini" w:date="2017-07-10T19:26:00Z">
        <w:r>
          <w:t xml:space="preserve">Un concert de </w:t>
        </w:r>
        <w:proofErr w:type="spellStart"/>
        <w:r>
          <w:t>Beyoncé</w:t>
        </w:r>
      </w:ins>
      <w:commentRangeEnd w:id="107"/>
      <w:proofErr w:type="spellEnd"/>
      <w:ins w:id="115" w:author="aMatini" w:date="2017-07-10T19:27:00Z">
        <w:r>
          <w:rPr>
            <w:rStyle w:val="Marquedecommentaire"/>
          </w:rPr>
          <w:commentReference w:id="107"/>
        </w:r>
      </w:ins>
    </w:p>
    <w:p w14:paraId="013564A3" w14:textId="77777777" w:rsidR="00653F7F" w:rsidRDefault="00653F7F">
      <w:pPr>
        <w:pStyle w:val="Paragraphedeliste"/>
        <w:numPr>
          <w:ilvl w:val="0"/>
          <w:numId w:val="2"/>
        </w:numPr>
        <w:rPr>
          <w:ins w:id="116" w:author="aMatini" w:date="2017-07-10T19:26:00Z"/>
        </w:rPr>
        <w:pPrChange w:id="117" w:author="aMatini" w:date="2017-07-10T19:26:00Z">
          <w:pPr/>
        </w:pPrChange>
      </w:pPr>
      <w:ins w:id="118" w:author="aMatini" w:date="2017-07-10T19:26:00Z">
        <w:r>
          <w:t>Etc…</w:t>
        </w:r>
      </w:ins>
    </w:p>
    <w:p w14:paraId="786282ED" w14:textId="77777777" w:rsidR="0032146F" w:rsidRDefault="0032146F" w:rsidP="006337AE"/>
    <w:p w14:paraId="7645A366" w14:textId="77777777" w:rsidR="006337AE" w:rsidRDefault="006337AE" w:rsidP="006337AE">
      <w:r>
        <w:t xml:space="preserve">Attentes mission : </w:t>
      </w:r>
    </w:p>
    <w:p w14:paraId="689A7B9C" w14:textId="77777777" w:rsidR="006337AE" w:rsidRPr="00126493" w:rsidRDefault="006337AE" w:rsidP="00653F7F">
      <w:pPr>
        <w:jc w:val="both"/>
      </w:pPr>
      <w:commentRangeStart w:id="119"/>
      <w:r>
        <w:t xml:space="preserve">La mission que l’on m’a proposée est de mettre en place l’architecture qui permettra par la suite aux collaborateurs de travailler sur le développement de l’application et d’expérimenter les nouvelles technologies afin d’acquérir des compétences. L’objectif est d’avoir un environnement de travail afin de se focaliser sur le projet en lui-même. </w:t>
      </w:r>
      <w:r w:rsidR="00F40EEB">
        <w:t>Mon rôle était d’éprouver l’architecture proposée par Morgan Brault en mettant en place toutes ses composantes et en les faisant fonctionner sur des exemples simples. J’ai aussi eu pour mission de faire une documentation présentant chaque technologie, leur but et leur fonctionnement, pour que les nouveaux collaborateurs puissent par la suite s’intégrer rapidement dans le projet et contribuer à sa progression tout en apprenant des nouvelles technologies.</w:t>
      </w:r>
      <w:commentRangeEnd w:id="119"/>
      <w:r w:rsidR="00653F7F">
        <w:rPr>
          <w:rStyle w:val="Marquedecommentaire"/>
        </w:rPr>
        <w:commentReference w:id="119"/>
      </w:r>
    </w:p>
    <w:p w14:paraId="0984FDBF" w14:textId="77777777" w:rsidR="00653F7F" w:rsidRDefault="00653F7F">
      <w:pPr>
        <w:rPr>
          <w:ins w:id="120" w:author="aMatini" w:date="2017-07-10T19:29:00Z"/>
        </w:rPr>
      </w:pPr>
    </w:p>
    <w:p w14:paraId="4E073558" w14:textId="1AD860CE" w:rsidR="00653F7F" w:rsidRDefault="00653F7F">
      <w:pPr>
        <w:jc w:val="both"/>
        <w:rPr>
          <w:ins w:id="121" w:author="aMatini" w:date="2017-07-10T19:31:00Z"/>
        </w:rPr>
        <w:pPrChange w:id="122" w:author="aMatini" w:date="2017-07-10T19:35:00Z">
          <w:pPr/>
        </w:pPrChange>
      </w:pPr>
      <w:commentRangeStart w:id="123"/>
      <w:ins w:id="124" w:author="aMatini" w:date="2017-07-10T19:29:00Z">
        <w:r>
          <w:t xml:space="preserve">Le parking connecté est un projet qui </w:t>
        </w:r>
      </w:ins>
      <w:ins w:id="125" w:author="aMatini" w:date="2017-07-10T19:30:00Z">
        <w:r>
          <w:t>nécessite</w:t>
        </w:r>
      </w:ins>
      <w:ins w:id="126" w:author="aMatini" w:date="2017-07-10T19:29:00Z">
        <w:r>
          <w:t xml:space="preserve"> que plusieurs personnes y travaillent dessus à temps plein pendant</w:t>
        </w:r>
      </w:ins>
      <w:ins w:id="127" w:author="aMatini" w:date="2017-07-10T19:30:00Z">
        <w:r>
          <w:t xml:space="preserve"> plus</w:t>
        </w:r>
      </w:ins>
      <w:ins w:id="128" w:author="NASRADDINE Ayoub" w:date="2017-07-11T10:12:00Z">
        <w:r w:rsidR="00211AFD">
          <w:t>ieurs</w:t>
        </w:r>
      </w:ins>
      <w:ins w:id="129" w:author="aMatini" w:date="2017-07-10T19:30:00Z">
        <w:r>
          <w:t xml:space="preserve"> mois, voire plusieurs années avec la possibilité qu’un tel modèle de prédiction n’existe pas avec les moyens actuels </w:t>
        </w:r>
      </w:ins>
      <w:ins w:id="130" w:author="aMatini" w:date="2017-07-10T19:31:00Z">
        <w:r>
          <w:t>technologiques</w:t>
        </w:r>
      </w:ins>
      <w:ins w:id="131" w:author="aMatini" w:date="2017-07-10T19:30:00Z">
        <w:r>
          <w:t xml:space="preserve">. </w:t>
        </w:r>
      </w:ins>
    </w:p>
    <w:p w14:paraId="05964A36" w14:textId="39AA2C31" w:rsidR="0028028B" w:rsidRDefault="00653F7F">
      <w:pPr>
        <w:jc w:val="both"/>
        <w:rPr>
          <w:ins w:id="132" w:author="aMatini" w:date="2017-07-10T19:33:00Z"/>
        </w:rPr>
        <w:pPrChange w:id="133" w:author="aMatini" w:date="2017-07-10T19:35:00Z">
          <w:pPr/>
        </w:pPrChange>
      </w:pPr>
      <w:ins w:id="134" w:author="aMatini" w:date="2017-07-10T19:31:00Z">
        <w:r>
          <w:lastRenderedPageBreak/>
          <w:t xml:space="preserve">La mission qui m’a été confiée </w:t>
        </w:r>
        <w:r w:rsidR="0028028B">
          <w:t>pour mes 2 mois de stage n’a donc pas été de réaliser le parking connecté mais de mettre en place toute l</w:t>
        </w:r>
      </w:ins>
      <w:ins w:id="135" w:author="aMatini" w:date="2017-07-10T19:32:00Z">
        <w:r w:rsidR="0028028B">
          <w:t>’architecture technique pour aider le projet à débuter. Un choix d’architecture m’a été proposé et j</w:t>
        </w:r>
      </w:ins>
      <w:ins w:id="136" w:author="aMatini" w:date="2017-07-10T19:33:00Z">
        <w:r w:rsidR="0028028B">
          <w:t>’ai du tout au long de mon stage, valid</w:t>
        </w:r>
      </w:ins>
      <w:ins w:id="137" w:author="NASRADDINE Ayoub" w:date="2017-07-11T11:32:00Z">
        <w:r w:rsidR="00E10EBA">
          <w:t>er</w:t>
        </w:r>
      </w:ins>
      <w:ins w:id="138" w:author="aMatini" w:date="2017-07-10T19:33:00Z">
        <w:del w:id="139" w:author="NASRADDINE Ayoub" w:date="2017-07-11T10:13:00Z">
          <w:r w:rsidR="0028028B" w:rsidDel="00211AFD">
            <w:delText>er</w:delText>
          </w:r>
        </w:del>
        <w:r w:rsidR="0028028B">
          <w:t xml:space="preserve"> cet</w:t>
        </w:r>
      </w:ins>
      <w:ins w:id="140" w:author="NASRADDINE Ayoub" w:date="2017-07-11T10:13:00Z">
        <w:r w:rsidR="00211AFD">
          <w:t>te</w:t>
        </w:r>
      </w:ins>
      <w:ins w:id="141" w:author="aMatini" w:date="2017-07-10T19:33:00Z">
        <w:r w:rsidR="0028028B">
          <w:t xml:space="preserve"> architecture et propos</w:t>
        </w:r>
      </w:ins>
      <w:ins w:id="142" w:author="NASRADDINE Ayoub" w:date="2017-07-11T10:13:00Z">
        <w:r w:rsidR="00211AFD">
          <w:t>é</w:t>
        </w:r>
      </w:ins>
      <w:ins w:id="143" w:author="aMatini" w:date="2017-07-10T19:33:00Z">
        <w:del w:id="144" w:author="NASRADDINE Ayoub" w:date="2017-07-11T10:13:00Z">
          <w:r w:rsidR="0028028B" w:rsidDel="00211AFD">
            <w:delText>er</w:delText>
          </w:r>
        </w:del>
        <w:r w:rsidR="0028028B">
          <w:t xml:space="preserve"> des solutions alternatives en cas de blocage. </w:t>
        </w:r>
      </w:ins>
    </w:p>
    <w:p w14:paraId="71A9B9E7" w14:textId="77777777" w:rsidR="00A41F3B" w:rsidRDefault="0028028B">
      <w:pPr>
        <w:jc w:val="both"/>
        <w:rPr>
          <w:ins w:id="145" w:author="aMatini" w:date="2017-07-10T19:35:00Z"/>
        </w:rPr>
        <w:pPrChange w:id="146" w:author="aMatini" w:date="2017-07-10T19:35:00Z">
          <w:pPr/>
        </w:pPrChange>
      </w:pPr>
      <w:ins w:id="147" w:author="aMatini" w:date="2017-07-10T19:34:00Z">
        <w:r>
          <w:t xml:space="preserve">Il m’a donc été demandé de réaliser une fonctionnalité simple mais transverse pour valider l’architecture. </w:t>
        </w:r>
      </w:ins>
      <w:del w:id="148" w:author="aMatini" w:date="2017-07-10T19:29:00Z">
        <w:r w:rsidR="00A41F3B" w:rsidDel="00653F7F">
          <w:tab/>
        </w:r>
      </w:del>
    </w:p>
    <w:p w14:paraId="174DCD47" w14:textId="77777777" w:rsidR="0028028B" w:rsidRDefault="0028028B">
      <w:pPr>
        <w:jc w:val="both"/>
        <w:rPr>
          <w:ins w:id="149" w:author="NASRADDINE Ayoub" w:date="2017-07-11T11:11:00Z"/>
        </w:rPr>
        <w:pPrChange w:id="150" w:author="aMatini" w:date="2017-07-10T19:35:00Z">
          <w:pPr/>
        </w:pPrChange>
      </w:pPr>
      <w:ins w:id="151" w:author="aMatini" w:date="2017-07-10T19:35:00Z">
        <w:r>
          <w:t>L’installation de chaque « module » technologique était sous ma responsabilité. Je devais écrire au fur et à mesure la documentation d</w:t>
        </w:r>
      </w:ins>
      <w:ins w:id="152" w:author="aMatini" w:date="2017-07-10T19:36:00Z">
        <w:r>
          <w:t>’installation qui sera suivie par les collaborateurs de Sopra Steria lorsqu’ils voudront contribuer sur le projet.</w:t>
        </w:r>
      </w:ins>
      <w:commentRangeEnd w:id="123"/>
      <w:ins w:id="153" w:author="aMatini" w:date="2017-07-10T19:37:00Z">
        <w:r>
          <w:rPr>
            <w:rStyle w:val="Marquedecommentaire"/>
          </w:rPr>
          <w:commentReference w:id="123"/>
        </w:r>
      </w:ins>
    </w:p>
    <w:p w14:paraId="1B7E3900" w14:textId="77777777" w:rsidR="00ED284D" w:rsidRDefault="00ED284D">
      <w:pPr>
        <w:jc w:val="both"/>
        <w:rPr>
          <w:ins w:id="154" w:author="NASRADDINE Ayoub" w:date="2017-07-11T11:11:00Z"/>
        </w:rPr>
        <w:pPrChange w:id="155" w:author="aMatini" w:date="2017-07-10T19:35:00Z">
          <w:pPr/>
        </w:pPrChange>
      </w:pPr>
    </w:p>
    <w:p w14:paraId="1F21BA9F" w14:textId="77777777" w:rsidR="00ED284D" w:rsidRDefault="00ED284D">
      <w:pPr>
        <w:jc w:val="both"/>
        <w:rPr>
          <w:ins w:id="156" w:author="NASRADDINE Ayoub" w:date="2017-07-11T11:11:00Z"/>
        </w:rPr>
        <w:pPrChange w:id="157" w:author="aMatini" w:date="2017-07-10T19:35:00Z">
          <w:pPr/>
        </w:pPrChange>
      </w:pPr>
    </w:p>
    <w:p w14:paraId="062B718B" w14:textId="77777777" w:rsidR="00ED284D" w:rsidRDefault="00ED284D" w:rsidP="00ED284D">
      <w:pPr>
        <w:rPr>
          <w:ins w:id="158" w:author="NASRADDINE Ayoub" w:date="2017-07-11T11:11:00Z"/>
        </w:rPr>
      </w:pPr>
      <w:ins w:id="159" w:author="NASRADDINE Ayoub" w:date="2017-07-11T11:11:00Z">
        <w:r>
          <w:t xml:space="preserve">Présentation de l’architecture : </w:t>
        </w:r>
      </w:ins>
    </w:p>
    <w:p w14:paraId="4BAFA468" w14:textId="625665E2" w:rsidR="00ED284D" w:rsidRDefault="00ED284D" w:rsidP="00ED284D">
      <w:pPr>
        <w:rPr>
          <w:ins w:id="160" w:author="NASRADDINE Ayoub" w:date="2017-07-11T11:11:00Z"/>
        </w:rPr>
      </w:pPr>
      <w:ins w:id="161" w:author="NASRADDINE Ayoub" w:date="2017-07-11T11:11:00Z">
        <w:r>
          <w:t xml:space="preserve">     A mon arrivée, l’architecture avait déjà été définie. Plusieurs technologies avaient été choisies et agencées tel que le montre le schéma ci-dessous qui m’a été fourni : </w:t>
        </w:r>
      </w:ins>
    </w:p>
    <w:p w14:paraId="2C430B7D" w14:textId="77777777" w:rsidR="00ED284D" w:rsidRDefault="00ED284D" w:rsidP="00ED284D">
      <w:pPr>
        <w:rPr>
          <w:ins w:id="162" w:author="NASRADDINE Ayoub" w:date="2017-07-11T11:11:00Z"/>
        </w:rPr>
      </w:pPr>
      <w:ins w:id="163" w:author="NASRADDINE Ayoub" w:date="2017-07-11T11:11:00Z">
        <w:r>
          <w:rPr>
            <w:noProof/>
            <w:lang w:eastAsia="fr-FR"/>
          </w:rPr>
          <w:drawing>
            <wp:inline distT="0" distB="0" distL="0" distR="0" wp14:anchorId="0B4037F8" wp14:editId="39AFCC35">
              <wp:extent cx="4749530" cy="3543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1.png"/>
                      <pic:cNvPicPr/>
                    </pic:nvPicPr>
                    <pic:blipFill>
                      <a:blip r:embed="rId7">
                        <a:extLst>
                          <a:ext uri="{28A0092B-C50C-407E-A947-70E740481C1C}">
                            <a14:useLocalDpi xmlns:a14="http://schemas.microsoft.com/office/drawing/2010/main" val="0"/>
                          </a:ext>
                        </a:extLst>
                      </a:blip>
                      <a:stretch>
                        <a:fillRect/>
                      </a:stretch>
                    </pic:blipFill>
                    <pic:spPr>
                      <a:xfrm>
                        <a:off x="0" y="0"/>
                        <a:ext cx="4755955" cy="3548094"/>
                      </a:xfrm>
                      <a:prstGeom prst="rect">
                        <a:avLst/>
                      </a:prstGeom>
                    </pic:spPr>
                  </pic:pic>
                </a:graphicData>
              </a:graphic>
            </wp:inline>
          </w:drawing>
        </w:r>
      </w:ins>
    </w:p>
    <w:p w14:paraId="5B87D2B4" w14:textId="77777777" w:rsidR="001B133F" w:rsidRDefault="00ED284D" w:rsidP="00BA2E0D">
      <w:pPr>
        <w:rPr>
          <w:ins w:id="164" w:author="NASRADDINE Ayoub" w:date="2017-07-12T09:42:00Z"/>
          <w:color w:val="C00000"/>
        </w:rPr>
      </w:pPr>
      <w:ins w:id="165" w:author="NASRADDINE Ayoub" w:date="2017-07-11T11:11:00Z">
        <w:r>
          <w:t xml:space="preserve">Cette architecture se divise en trois grandes composantes : </w:t>
        </w:r>
      </w:ins>
    </w:p>
    <w:p w14:paraId="5F328C9D" w14:textId="61D8FA2D" w:rsidR="002F7A62" w:rsidRPr="001B133F" w:rsidRDefault="002F7A62" w:rsidP="00BA2E0D">
      <w:pPr>
        <w:rPr>
          <w:ins w:id="166" w:author="NASRADDINE Ayoub" w:date="2017-07-11T11:11:00Z"/>
          <w:color w:val="C00000"/>
          <w:rPrChange w:id="167" w:author="NASRADDINE Ayoub" w:date="2017-07-12T09:42:00Z">
            <w:rPr>
              <w:ins w:id="168" w:author="NASRADDINE Ayoub" w:date="2017-07-11T11:11:00Z"/>
            </w:rPr>
          </w:rPrChange>
        </w:rPr>
      </w:pPr>
      <w:ins w:id="169" w:author="NASRADDINE Ayoub" w:date="2017-07-11T11:45:00Z">
        <w:r>
          <w:t>Hardware et IOT</w:t>
        </w:r>
      </w:ins>
      <w:ins w:id="170" w:author="NASRADDINE Ayoub" w:date="2017-07-11T11:46:00Z">
        <w:r>
          <w:t> :</w:t>
        </w:r>
      </w:ins>
    </w:p>
    <w:p w14:paraId="19A1363C" w14:textId="76191FD0" w:rsidR="00ED284D" w:rsidRDefault="002F7A62">
      <w:pPr>
        <w:pStyle w:val="Paragraphedeliste"/>
        <w:rPr>
          <w:ins w:id="171" w:author="NASRADDINE Ayoub" w:date="2017-07-11T11:11:00Z"/>
        </w:rPr>
        <w:pPrChange w:id="172" w:author="NASRADDINE Ayoub" w:date="2017-07-11T11:46:00Z">
          <w:pPr>
            <w:pStyle w:val="Paragraphedeliste"/>
            <w:numPr>
              <w:numId w:val="3"/>
            </w:numPr>
            <w:ind w:hanging="360"/>
          </w:pPr>
        </w:pPrChange>
      </w:pPr>
      <w:ins w:id="173" w:author="NASRADDINE Ayoub" w:date="2017-07-11T11:46:00Z">
        <w:r>
          <w:t>E</w:t>
        </w:r>
      </w:ins>
      <w:ins w:id="174" w:author="NASRADDINE Ayoub" w:date="2017-07-11T11:11:00Z">
        <w:r w:rsidR="00ED284D">
          <w:t>lle regroupe tous les objets connectés et les technologies qui leur permettent d’émettre des données. On utilise des Raspberry Pi 3 et des Arduino avec Cylon.js ou Node RED pour communiquer avec ces derniers. Le protocole de communication avec le reste de l’architecture est MQTT qui est le standard le plus utilisé. On utilise Mosquitto pour envoyer les données.</w:t>
        </w:r>
      </w:ins>
    </w:p>
    <w:p w14:paraId="58AA6AFF" w14:textId="77777777" w:rsidR="00ED284D" w:rsidRDefault="00ED284D" w:rsidP="00ED284D">
      <w:pPr>
        <w:pStyle w:val="Paragraphedeliste"/>
        <w:numPr>
          <w:ilvl w:val="1"/>
          <w:numId w:val="3"/>
        </w:numPr>
        <w:rPr>
          <w:ins w:id="175" w:author="NASRADDINE Ayoub" w:date="2017-07-11T11:11:00Z"/>
        </w:rPr>
      </w:pPr>
      <w:ins w:id="176" w:author="NASRADDINE Ayoub" w:date="2017-07-11T11:11:00Z">
        <w:r>
          <w:t>Raspberry Pi : c’est un nano-ordinateur qui fait la taille d’une carte de crédit et qui permet d’exécuter des variantes des systèmes d’exploitation GNU/Linux</w:t>
        </w:r>
      </w:ins>
    </w:p>
    <w:p w14:paraId="1CD79241" w14:textId="77777777" w:rsidR="00ED284D" w:rsidRDefault="00ED284D" w:rsidP="00ED284D">
      <w:pPr>
        <w:pStyle w:val="Paragraphedeliste"/>
        <w:numPr>
          <w:ilvl w:val="1"/>
          <w:numId w:val="3"/>
        </w:numPr>
        <w:rPr>
          <w:ins w:id="177" w:author="NASRADDINE Ayoub" w:date="2017-07-11T11:11:00Z"/>
        </w:rPr>
      </w:pPr>
      <w:ins w:id="178" w:author="NASRADDINE Ayoub" w:date="2017-07-11T11:11:00Z">
        <w:r>
          <w:lastRenderedPageBreak/>
          <w:t>Arduino : C’est un microcontrôleur qui permet de faire fonctionner des objets tels que des capteurs.</w:t>
        </w:r>
      </w:ins>
    </w:p>
    <w:p w14:paraId="15128462" w14:textId="77777777" w:rsidR="00ED284D" w:rsidRDefault="00ED284D" w:rsidP="00ED284D">
      <w:pPr>
        <w:pStyle w:val="Paragraphedeliste"/>
        <w:numPr>
          <w:ilvl w:val="1"/>
          <w:numId w:val="3"/>
        </w:numPr>
        <w:rPr>
          <w:ins w:id="179" w:author="NASRADDINE Ayoub" w:date="2017-07-11T11:11:00Z"/>
        </w:rPr>
      </w:pPr>
      <w:ins w:id="180" w:author="NASRADDINE Ayoub" w:date="2017-07-11T11:11:00Z">
        <w:r>
          <w:t>Node RED est un outil logiciel permettant de faire communiquer les objets connectés (i.e. les Arduino et Raspberry). Il est basé sur la technologie node.js.</w:t>
        </w:r>
      </w:ins>
    </w:p>
    <w:p w14:paraId="026D62FF" w14:textId="52DE403C" w:rsidR="00ED284D" w:rsidRDefault="00ED284D" w:rsidP="00ED284D">
      <w:pPr>
        <w:pStyle w:val="Paragraphedeliste"/>
        <w:numPr>
          <w:ilvl w:val="1"/>
          <w:numId w:val="3"/>
        </w:numPr>
        <w:rPr>
          <w:ins w:id="181" w:author="NASRADDINE Ayoub" w:date="2017-07-11T11:11:00Z"/>
        </w:rPr>
      </w:pPr>
      <w:ins w:id="182" w:author="NASRADDINE Ayoub" w:date="2017-07-11T11:11:00Z">
        <w:r>
          <w:t xml:space="preserve">Cylon.js : c’est une librairie </w:t>
        </w:r>
      </w:ins>
      <w:ins w:id="183" w:author="NASRADDINE Ayoub" w:date="2017-07-12T09:59:00Z">
        <w:r w:rsidR="00BA2E0D">
          <w:t>JavaScript</w:t>
        </w:r>
      </w:ins>
      <w:ins w:id="184" w:author="NASRADDINE Ayoub" w:date="2017-07-11T11:11:00Z">
        <w:r>
          <w:t xml:space="preserve"> permettant également de faire communiquer les Arduino et les Raspberry.</w:t>
        </w:r>
      </w:ins>
    </w:p>
    <w:p w14:paraId="397B7760" w14:textId="77777777" w:rsidR="00ED284D" w:rsidRDefault="00ED284D" w:rsidP="00ED284D">
      <w:pPr>
        <w:pStyle w:val="Paragraphedeliste"/>
        <w:numPr>
          <w:ilvl w:val="1"/>
          <w:numId w:val="3"/>
        </w:numPr>
        <w:rPr>
          <w:ins w:id="185" w:author="NASRADDINE Ayoub" w:date="2017-07-11T11:11:00Z"/>
        </w:rPr>
      </w:pPr>
      <w:ins w:id="186" w:author="NASRADDINE Ayoub" w:date="2017-07-11T11:11:00Z">
        <w:r>
          <w:t>MQTT (MQ Telemetry Transport) est un protocole de messagerie basé sur la publication de messages et à la souscription à des flux via le protocole TCP/IP. On publie des messages sur un flux et les souscripteurs de ce flux reçoivent ces messages.</w:t>
        </w:r>
      </w:ins>
    </w:p>
    <w:p w14:paraId="509F7432" w14:textId="77777777" w:rsidR="00ED284D" w:rsidRDefault="00ED284D" w:rsidP="00ED284D">
      <w:pPr>
        <w:pStyle w:val="Paragraphedeliste"/>
        <w:numPr>
          <w:ilvl w:val="1"/>
          <w:numId w:val="3"/>
        </w:numPr>
        <w:rPr>
          <w:ins w:id="187" w:author="NASRADDINE Ayoub" w:date="2017-07-11T11:46:00Z"/>
        </w:rPr>
      </w:pPr>
      <w:ins w:id="188" w:author="NASRADDINE Ayoub" w:date="2017-07-11T11:11:00Z">
        <w:r>
          <w:t>Mosquitto est un « Broker » MQTT, c’est-à-dire qu’il permet d’envoyer des messages MQTT et de souscrire à des flux.</w:t>
        </w:r>
      </w:ins>
    </w:p>
    <w:p w14:paraId="3CE65870" w14:textId="77777777" w:rsidR="002F7A62" w:rsidRDefault="002F7A62">
      <w:pPr>
        <w:rPr>
          <w:ins w:id="189" w:author="NASRADDINE Ayoub" w:date="2017-07-11T11:11:00Z"/>
        </w:rPr>
        <w:pPrChange w:id="190" w:author="NASRADDINE Ayoub" w:date="2017-07-11T11:46:00Z">
          <w:pPr>
            <w:pStyle w:val="Paragraphedeliste"/>
            <w:numPr>
              <w:ilvl w:val="1"/>
              <w:numId w:val="3"/>
            </w:numPr>
            <w:ind w:left="1440" w:hanging="360"/>
          </w:pPr>
        </w:pPrChange>
      </w:pPr>
    </w:p>
    <w:p w14:paraId="43C264C0" w14:textId="77777777" w:rsidR="002F7A62" w:rsidRPr="00042928" w:rsidRDefault="00ED284D">
      <w:pPr>
        <w:pStyle w:val="Paragraphedeliste"/>
        <w:rPr>
          <w:ins w:id="191" w:author="NASRADDINE Ayoub" w:date="2017-07-11T11:46:00Z"/>
          <w:lang w:val="en-US"/>
          <w:rPrChange w:id="192" w:author="NASRADDINE Ayoub" w:date="2017-07-12T11:40:00Z">
            <w:rPr>
              <w:ins w:id="193" w:author="NASRADDINE Ayoub" w:date="2017-07-11T11:46:00Z"/>
            </w:rPr>
          </w:rPrChange>
        </w:rPr>
        <w:pPrChange w:id="194" w:author="NASRADDINE Ayoub" w:date="2017-07-11T11:46:00Z">
          <w:pPr>
            <w:pStyle w:val="Paragraphedeliste"/>
            <w:numPr>
              <w:numId w:val="3"/>
            </w:numPr>
            <w:ind w:hanging="360"/>
          </w:pPr>
        </w:pPrChange>
      </w:pPr>
      <w:ins w:id="195" w:author="NASRADDINE Ayoub" w:date="2017-07-11T11:11:00Z">
        <w:r w:rsidRPr="00042928">
          <w:rPr>
            <w:lang w:val="en-US"/>
            <w:rPrChange w:id="196" w:author="NASRADDINE Ayoub" w:date="2017-07-12T11:40:00Z">
              <w:rPr/>
            </w:rPrChange>
          </w:rPr>
          <w:t xml:space="preserve">Big Data et Machine </w:t>
        </w:r>
        <w:proofErr w:type="gramStart"/>
        <w:r w:rsidRPr="00042928">
          <w:rPr>
            <w:lang w:val="en-US"/>
            <w:rPrChange w:id="197" w:author="NASRADDINE Ayoub" w:date="2017-07-12T11:40:00Z">
              <w:rPr/>
            </w:rPrChange>
          </w:rPr>
          <w:t>learning :</w:t>
        </w:r>
        <w:proofErr w:type="gramEnd"/>
        <w:r w:rsidRPr="00042928">
          <w:rPr>
            <w:lang w:val="en-US"/>
            <w:rPrChange w:id="198" w:author="NASRADDINE Ayoub" w:date="2017-07-12T11:40:00Z">
              <w:rPr/>
            </w:rPrChange>
          </w:rPr>
          <w:t xml:space="preserve"> </w:t>
        </w:r>
      </w:ins>
    </w:p>
    <w:p w14:paraId="7B61CD3D" w14:textId="77777777" w:rsidR="002F7A62" w:rsidRPr="00042928" w:rsidRDefault="002F7A62">
      <w:pPr>
        <w:pStyle w:val="Paragraphedeliste"/>
        <w:rPr>
          <w:ins w:id="199" w:author="NASRADDINE Ayoub" w:date="2017-07-11T11:46:00Z"/>
          <w:lang w:val="en-US"/>
          <w:rPrChange w:id="200" w:author="NASRADDINE Ayoub" w:date="2017-07-12T11:40:00Z">
            <w:rPr>
              <w:ins w:id="201" w:author="NASRADDINE Ayoub" w:date="2017-07-11T11:46:00Z"/>
            </w:rPr>
          </w:rPrChange>
        </w:rPr>
        <w:pPrChange w:id="202" w:author="NASRADDINE Ayoub" w:date="2017-07-11T11:46:00Z">
          <w:pPr>
            <w:pStyle w:val="Paragraphedeliste"/>
            <w:numPr>
              <w:numId w:val="3"/>
            </w:numPr>
            <w:ind w:hanging="360"/>
          </w:pPr>
        </w:pPrChange>
      </w:pPr>
    </w:p>
    <w:p w14:paraId="1039763D" w14:textId="25009B9E" w:rsidR="00ED284D" w:rsidRDefault="00ED284D">
      <w:pPr>
        <w:pStyle w:val="Paragraphedeliste"/>
        <w:rPr>
          <w:ins w:id="203" w:author="NASRADDINE Ayoub" w:date="2017-07-11T11:11:00Z"/>
        </w:rPr>
        <w:pPrChange w:id="204" w:author="NASRADDINE Ayoub" w:date="2017-07-11T11:46:00Z">
          <w:pPr>
            <w:pStyle w:val="Paragraphedeliste"/>
            <w:numPr>
              <w:numId w:val="3"/>
            </w:numPr>
            <w:ind w:hanging="360"/>
          </w:pPr>
        </w:pPrChange>
      </w:pPr>
      <w:ins w:id="205" w:author="NASRADDINE Ayoub" w:date="2017-07-11T11:11:00Z">
        <w:r>
          <w:t xml:space="preserve">Son rôle est de récupérer les informations depuis les objets connectés ainsi que dans les banques de données  existantes (météo, trafic routier, événements, </w:t>
        </w:r>
      </w:ins>
      <w:ins w:id="206" w:author="NASRADDINE Ayoub" w:date="2017-07-12T09:59:00Z">
        <w:r w:rsidR="00BA2E0D">
          <w:t>etc.</w:t>
        </w:r>
      </w:ins>
      <w:ins w:id="207" w:author="NASRADDINE Ayoub" w:date="2017-07-11T11:11:00Z">
        <w:r>
          <w:t>), de les adapter et de les stocker afin de les réutiliser. Kafka, logstash, et Spark Streaming sont des outils permettant de le faire. Le stockage est assuré par Elasticsearch. L’aspect « Machine learning » est assuré par Spark et la librairie MLlib.</w:t>
        </w:r>
      </w:ins>
    </w:p>
    <w:p w14:paraId="0779ADFF" w14:textId="393D8F40" w:rsidR="00ED284D" w:rsidRDefault="00ED284D" w:rsidP="00ED284D">
      <w:pPr>
        <w:pStyle w:val="Paragraphedeliste"/>
        <w:numPr>
          <w:ilvl w:val="1"/>
          <w:numId w:val="3"/>
        </w:numPr>
        <w:rPr>
          <w:ins w:id="208" w:author="NASRADDINE Ayoub" w:date="2017-07-11T11:11:00Z"/>
        </w:rPr>
      </w:pPr>
      <w:ins w:id="209" w:author="NASRADDINE Ayoub" w:date="2017-07-11T11:11:00Z">
        <w:r>
          <w:t xml:space="preserve">Kafka : </w:t>
        </w:r>
      </w:ins>
      <w:ins w:id="210" w:author="NASRADDINE Ayoub" w:date="2017-07-11T11:49:00Z">
        <w:r w:rsidR="002F7A62">
          <w:t xml:space="preserve">cette technologie permet de </w:t>
        </w:r>
      </w:ins>
      <w:ins w:id="211" w:author="NASRADDINE Ayoub" w:date="2017-07-11T11:50:00Z">
        <w:r w:rsidR="002F7A62">
          <w:t>manipuler des flux de données en temps réel. Par exemple il peut souscrire à un flux de données MQTT (topic) et faire des traitements de données pour les transformer et les rendre disponibles via un nouveau flux.</w:t>
        </w:r>
      </w:ins>
    </w:p>
    <w:p w14:paraId="6214CD13" w14:textId="7C935ADF" w:rsidR="00ED284D" w:rsidRDefault="00ED284D" w:rsidP="00ED284D">
      <w:pPr>
        <w:pStyle w:val="Paragraphedeliste"/>
        <w:numPr>
          <w:ilvl w:val="1"/>
          <w:numId w:val="3"/>
        </w:numPr>
        <w:rPr>
          <w:ins w:id="212" w:author="NASRADDINE Ayoub" w:date="2017-07-11T11:11:00Z"/>
        </w:rPr>
      </w:pPr>
      <w:ins w:id="213" w:author="NASRADDINE Ayoub" w:date="2017-07-11T11:11:00Z">
        <w:r>
          <w:t xml:space="preserve">Logstash : </w:t>
        </w:r>
      </w:ins>
      <w:ins w:id="214" w:author="NASRADDINE Ayoub" w:date="2017-07-11T11:51:00Z">
        <w:r w:rsidR="002F7A62">
          <w:t xml:space="preserve">tout comme kafka logstash permet de gérer des données en temps réel. </w:t>
        </w:r>
      </w:ins>
      <w:ins w:id="215" w:author="NASRADDINE Ayoub" w:date="2017-07-11T11:52:00Z">
        <w:r w:rsidR="002F7A62">
          <w:t>En plus de cela il est très facile d’intégrer ces données à une base Elasticsearch car ils font partie de la même suite d</w:t>
        </w:r>
      </w:ins>
      <w:ins w:id="216" w:author="NASRADDINE Ayoub" w:date="2017-07-11T11:53:00Z">
        <w:r w:rsidR="002F7A62">
          <w:t>’outils (voir plus bas)</w:t>
        </w:r>
      </w:ins>
    </w:p>
    <w:p w14:paraId="530C5001" w14:textId="44BB50DC" w:rsidR="00ED284D" w:rsidRDefault="00ED284D" w:rsidP="00ED284D">
      <w:pPr>
        <w:pStyle w:val="Paragraphedeliste"/>
        <w:numPr>
          <w:ilvl w:val="1"/>
          <w:numId w:val="3"/>
        </w:numPr>
        <w:rPr>
          <w:ins w:id="217" w:author="NASRADDINE Ayoub" w:date="2017-07-11T11:11:00Z"/>
        </w:rPr>
      </w:pPr>
      <w:ins w:id="218" w:author="NASRADDINE Ayoub" w:date="2017-07-11T11:11:00Z">
        <w:r>
          <w:t xml:space="preserve">Spark Streaming : </w:t>
        </w:r>
      </w:ins>
      <w:ins w:id="219" w:author="NASRADDINE Ayoub" w:date="2017-07-11T11:53:00Z">
        <w:r w:rsidR="002F7A62">
          <w:t xml:space="preserve">c’est également un outil d’acquisition de données depuis les flux de données. </w:t>
        </w:r>
      </w:ins>
    </w:p>
    <w:p w14:paraId="1A662B1B" w14:textId="2C81428A" w:rsidR="00ED284D" w:rsidRDefault="00ED284D" w:rsidP="00ED284D">
      <w:pPr>
        <w:pStyle w:val="Paragraphedeliste"/>
        <w:numPr>
          <w:ilvl w:val="1"/>
          <w:numId w:val="3"/>
        </w:numPr>
        <w:rPr>
          <w:ins w:id="220" w:author="NASRADDINE Ayoub" w:date="2017-07-11T11:11:00Z"/>
        </w:rPr>
      </w:pPr>
      <w:ins w:id="221" w:author="NASRADDINE Ayoub" w:date="2017-07-11T11:11:00Z">
        <w:r>
          <w:t>Elastic Search :</w:t>
        </w:r>
      </w:ins>
      <w:ins w:id="222" w:author="NASRADDINE Ayoub" w:date="2017-07-11T11:53:00Z">
        <w:r w:rsidR="002F7A62">
          <w:t xml:space="preserve"> c’est une base de données </w:t>
        </w:r>
      </w:ins>
      <w:ins w:id="223" w:author="NASRADDINE Ayoub" w:date="2017-07-12T10:00:00Z">
        <w:r w:rsidR="00BA2E0D">
          <w:t>no SQL</w:t>
        </w:r>
      </w:ins>
      <w:ins w:id="224" w:author="NASRADDINE Ayoub" w:date="2017-07-11T11:53:00Z">
        <w:r w:rsidR="002F7A62">
          <w:t xml:space="preserve"> qui permet de faire des recherches efficaces et qui fournit une API permettant d</w:t>
        </w:r>
      </w:ins>
      <w:ins w:id="225" w:author="NASRADDINE Ayoub" w:date="2017-07-11T11:54:00Z">
        <w:r w:rsidR="002F7A62">
          <w:t>’</w:t>
        </w:r>
      </w:ins>
      <w:ins w:id="226" w:author="NASRADDINE Ayoub" w:date="2017-07-11T11:56:00Z">
        <w:r w:rsidR="00702F0B">
          <w:t>interagir avec la base via des requêtes http.</w:t>
        </w:r>
      </w:ins>
    </w:p>
    <w:p w14:paraId="5C905E22" w14:textId="62A8ED37" w:rsidR="00ED284D" w:rsidRDefault="00ED284D" w:rsidP="00ED284D">
      <w:pPr>
        <w:pStyle w:val="Paragraphedeliste"/>
        <w:numPr>
          <w:ilvl w:val="1"/>
          <w:numId w:val="3"/>
        </w:numPr>
        <w:rPr>
          <w:ins w:id="227" w:author="NASRADDINE Ayoub" w:date="2017-07-11T11:11:00Z"/>
        </w:rPr>
      </w:pPr>
      <w:ins w:id="228" w:author="NASRADDINE Ayoub" w:date="2017-07-11T11:11:00Z">
        <w:r>
          <w:t>Spark &amp; MLlib :</w:t>
        </w:r>
      </w:ins>
      <w:ins w:id="229" w:author="NASRADDINE Ayoub" w:date="2017-07-11T11:56:00Z">
        <w:r w:rsidR="00702F0B">
          <w:t xml:space="preserve"> Spark et MLlib sont des outils puissants qui permettent d’exploiter les données en grande quantité et de faire de l’apprentissage pour créer des modèles de prédiction.</w:t>
        </w:r>
      </w:ins>
    </w:p>
    <w:p w14:paraId="720B950B" w14:textId="77777777" w:rsidR="002F7A62" w:rsidRDefault="002F7A62">
      <w:pPr>
        <w:pStyle w:val="Paragraphedeliste"/>
        <w:rPr>
          <w:ins w:id="230" w:author="NASRADDINE Ayoub" w:date="2017-07-11T11:47:00Z"/>
        </w:rPr>
        <w:pPrChange w:id="231" w:author="NASRADDINE Ayoub" w:date="2017-07-11T11:47:00Z">
          <w:pPr>
            <w:pStyle w:val="Paragraphedeliste"/>
            <w:numPr>
              <w:numId w:val="3"/>
            </w:numPr>
            <w:ind w:hanging="360"/>
          </w:pPr>
        </w:pPrChange>
      </w:pPr>
    </w:p>
    <w:p w14:paraId="4161B8D0" w14:textId="77777777" w:rsidR="002F7A62" w:rsidRDefault="002F7A62">
      <w:pPr>
        <w:pStyle w:val="Paragraphedeliste"/>
        <w:rPr>
          <w:ins w:id="232" w:author="NASRADDINE Ayoub" w:date="2017-07-11T11:47:00Z"/>
        </w:rPr>
        <w:pPrChange w:id="233" w:author="NASRADDINE Ayoub" w:date="2017-07-11T11:47:00Z">
          <w:pPr>
            <w:pStyle w:val="Paragraphedeliste"/>
            <w:numPr>
              <w:numId w:val="3"/>
            </w:numPr>
            <w:ind w:hanging="360"/>
          </w:pPr>
        </w:pPrChange>
      </w:pPr>
    </w:p>
    <w:p w14:paraId="7FBA673C" w14:textId="77777777" w:rsidR="002F7A62" w:rsidRDefault="002F7A62">
      <w:pPr>
        <w:pStyle w:val="Paragraphedeliste"/>
        <w:rPr>
          <w:ins w:id="234" w:author="NASRADDINE Ayoub" w:date="2017-07-11T11:47:00Z"/>
        </w:rPr>
        <w:pPrChange w:id="235" w:author="NASRADDINE Ayoub" w:date="2017-07-11T11:47:00Z">
          <w:pPr>
            <w:pStyle w:val="Paragraphedeliste"/>
            <w:numPr>
              <w:numId w:val="3"/>
            </w:numPr>
            <w:ind w:hanging="360"/>
          </w:pPr>
        </w:pPrChange>
      </w:pPr>
      <w:ins w:id="236" w:author="NASRADDINE Ayoub" w:date="2017-07-11T11:47:00Z">
        <w:r>
          <w:t>R</w:t>
        </w:r>
      </w:ins>
      <w:ins w:id="237" w:author="NASRADDINE Ayoub" w:date="2017-07-11T11:11:00Z">
        <w:r w:rsidR="00ED284D">
          <w:t>estitution</w:t>
        </w:r>
      </w:ins>
      <w:ins w:id="238" w:author="NASRADDINE Ayoub" w:date="2017-07-11T11:47:00Z">
        <w:r>
          <w:t> :</w:t>
        </w:r>
      </w:ins>
    </w:p>
    <w:p w14:paraId="7674731F" w14:textId="77777777" w:rsidR="002F7A62" w:rsidRDefault="002F7A62">
      <w:pPr>
        <w:pStyle w:val="Paragraphedeliste"/>
        <w:rPr>
          <w:ins w:id="239" w:author="NASRADDINE Ayoub" w:date="2017-07-11T11:47:00Z"/>
        </w:rPr>
        <w:pPrChange w:id="240" w:author="NASRADDINE Ayoub" w:date="2017-07-11T11:47:00Z">
          <w:pPr>
            <w:pStyle w:val="Paragraphedeliste"/>
            <w:numPr>
              <w:numId w:val="3"/>
            </w:numPr>
            <w:ind w:hanging="360"/>
          </w:pPr>
        </w:pPrChange>
      </w:pPr>
    </w:p>
    <w:p w14:paraId="29782874" w14:textId="58F69AC6" w:rsidR="00ED284D" w:rsidRDefault="002F7A62">
      <w:pPr>
        <w:pStyle w:val="Paragraphedeliste"/>
        <w:rPr>
          <w:ins w:id="241" w:author="NASRADDINE Ayoub" w:date="2017-07-11T11:11:00Z"/>
        </w:rPr>
        <w:pPrChange w:id="242" w:author="NASRADDINE Ayoub" w:date="2017-07-11T11:47:00Z">
          <w:pPr>
            <w:pStyle w:val="Paragraphedeliste"/>
            <w:numPr>
              <w:numId w:val="3"/>
            </w:numPr>
            <w:ind w:hanging="360"/>
          </w:pPr>
        </w:pPrChange>
      </w:pPr>
      <w:ins w:id="243" w:author="NASRADDINE Ayoub" w:date="2017-07-11T11:47:00Z">
        <w:r>
          <w:t>Elle</w:t>
        </w:r>
      </w:ins>
      <w:ins w:id="244" w:author="NASRADDINE Ayoub" w:date="2017-07-11T11:11:00Z">
        <w:r w:rsidR="00ED284D">
          <w:t xml:space="preserve"> prendra la forme d’une application WEB qui utilisera les technologies </w:t>
        </w:r>
        <w:proofErr w:type="spellStart"/>
        <w:r w:rsidR="00ED284D">
          <w:t>node</w:t>
        </w:r>
        <w:proofErr w:type="spellEnd"/>
        <w:r w:rsidR="00ED284D">
          <w:t xml:space="preserve"> </w:t>
        </w:r>
        <w:proofErr w:type="spellStart"/>
        <w:r w:rsidR="00ED284D">
          <w:t>js</w:t>
        </w:r>
        <w:proofErr w:type="spellEnd"/>
        <w:r w:rsidR="00ED284D">
          <w:t xml:space="preserve">, </w:t>
        </w:r>
        <w:proofErr w:type="spellStart"/>
        <w:r w:rsidR="00ED284D">
          <w:t>angular</w:t>
        </w:r>
        <w:proofErr w:type="spellEnd"/>
        <w:r w:rsidR="00ED284D">
          <w:t xml:space="preserve"> </w:t>
        </w:r>
        <w:proofErr w:type="spellStart"/>
        <w:r w:rsidR="00ED284D">
          <w:t>js</w:t>
        </w:r>
        <w:proofErr w:type="spellEnd"/>
        <w:r w:rsidR="00ED284D">
          <w:t xml:space="preserve">, </w:t>
        </w:r>
        <w:proofErr w:type="spellStart"/>
        <w:r w:rsidR="00ED284D">
          <w:t>mongoDB</w:t>
        </w:r>
        <w:proofErr w:type="spellEnd"/>
        <w:r w:rsidR="00ED284D">
          <w:t xml:space="preserve">, et </w:t>
        </w:r>
        <w:proofErr w:type="spellStart"/>
        <w:r w:rsidR="00ED284D">
          <w:t>Kibana</w:t>
        </w:r>
        <w:proofErr w:type="spellEnd"/>
        <w:r w:rsidR="00ED284D">
          <w:t>.</w:t>
        </w:r>
      </w:ins>
    </w:p>
    <w:p w14:paraId="01B4A56A" w14:textId="4F0C5180" w:rsidR="00ED284D" w:rsidRDefault="00ED284D" w:rsidP="00ED284D">
      <w:pPr>
        <w:pStyle w:val="Paragraphedeliste"/>
        <w:numPr>
          <w:ilvl w:val="1"/>
          <w:numId w:val="3"/>
        </w:numPr>
        <w:rPr>
          <w:ins w:id="245" w:author="NASRADDINE Ayoub" w:date="2017-07-11T11:11:00Z"/>
        </w:rPr>
      </w:pPr>
      <w:proofErr w:type="spellStart"/>
      <w:ins w:id="246" w:author="NASRADDINE Ayoub" w:date="2017-07-11T11:11:00Z">
        <w:r>
          <w:t>Node</w:t>
        </w:r>
        <w:proofErr w:type="spellEnd"/>
        <w:r>
          <w:t xml:space="preserve"> </w:t>
        </w:r>
        <w:proofErr w:type="spellStart"/>
        <w:r>
          <w:t>js</w:t>
        </w:r>
        <w:proofErr w:type="spellEnd"/>
        <w:r>
          <w:t xml:space="preserve"> : </w:t>
        </w:r>
      </w:ins>
      <w:ins w:id="247" w:author="NASRADDINE Ayoub" w:date="2017-07-12T08:54:00Z">
        <w:r w:rsidR="00356FE8">
          <w:t>Une technologie web basée sur l’évènement et permettant d’avoir une application web robuste pouvant accepter une montée en charge (augmentation du nombre d</w:t>
        </w:r>
      </w:ins>
      <w:ins w:id="248" w:author="NASRADDINE Ayoub" w:date="2017-07-12T08:55:00Z">
        <w:r w:rsidR="00356FE8">
          <w:t>’utilisations simultanées).</w:t>
        </w:r>
      </w:ins>
    </w:p>
    <w:p w14:paraId="0A3A7AA0" w14:textId="6477FBE2" w:rsidR="00ED284D" w:rsidRDefault="00ED284D" w:rsidP="00ED284D">
      <w:pPr>
        <w:pStyle w:val="Paragraphedeliste"/>
        <w:numPr>
          <w:ilvl w:val="1"/>
          <w:numId w:val="3"/>
        </w:numPr>
        <w:rPr>
          <w:ins w:id="249" w:author="NASRADDINE Ayoub" w:date="2017-07-11T11:11:00Z"/>
        </w:rPr>
      </w:pPr>
      <w:proofErr w:type="spellStart"/>
      <w:ins w:id="250" w:author="NASRADDINE Ayoub" w:date="2017-07-11T11:11:00Z">
        <w:r>
          <w:t>Angular</w:t>
        </w:r>
        <w:proofErr w:type="spellEnd"/>
        <w:r>
          <w:t xml:space="preserve"> </w:t>
        </w:r>
        <w:proofErr w:type="spellStart"/>
        <w:r>
          <w:t>js</w:t>
        </w:r>
        <w:proofErr w:type="spellEnd"/>
        <w:r>
          <w:t> :</w:t>
        </w:r>
      </w:ins>
      <w:ins w:id="251" w:author="NASRADDINE Ayoub" w:date="2017-07-12T08:55:00Z">
        <w:r w:rsidR="00356FE8">
          <w:t xml:space="preserve"> c’est un </w:t>
        </w:r>
        <w:proofErr w:type="spellStart"/>
        <w:r w:rsidR="00356FE8">
          <w:t>framework</w:t>
        </w:r>
        <w:proofErr w:type="spellEnd"/>
        <w:r w:rsidR="00356FE8">
          <w:t xml:space="preserve"> </w:t>
        </w:r>
        <w:proofErr w:type="spellStart"/>
        <w:r w:rsidR="00356FE8">
          <w:t>Javascript</w:t>
        </w:r>
        <w:proofErr w:type="spellEnd"/>
        <w:r w:rsidR="00356FE8">
          <w:t xml:space="preserve"> permettant de gérer dynamiquement la mise en page d</w:t>
        </w:r>
      </w:ins>
      <w:ins w:id="252" w:author="NASRADDINE Ayoub" w:date="2017-07-12T08:56:00Z">
        <w:r w:rsidR="00356FE8">
          <w:t>’un site web.</w:t>
        </w:r>
      </w:ins>
    </w:p>
    <w:p w14:paraId="007EF890" w14:textId="626032C9" w:rsidR="00ED284D" w:rsidRDefault="00ED284D" w:rsidP="00ED284D">
      <w:pPr>
        <w:pStyle w:val="Paragraphedeliste"/>
        <w:numPr>
          <w:ilvl w:val="1"/>
          <w:numId w:val="3"/>
        </w:numPr>
        <w:rPr>
          <w:ins w:id="253" w:author="NASRADDINE Ayoub" w:date="2017-07-11T11:11:00Z"/>
        </w:rPr>
      </w:pPr>
      <w:proofErr w:type="spellStart"/>
      <w:ins w:id="254" w:author="NASRADDINE Ayoub" w:date="2017-07-11T11:11:00Z">
        <w:r>
          <w:lastRenderedPageBreak/>
          <w:t>mongoDB</w:t>
        </w:r>
        <w:proofErr w:type="spellEnd"/>
        <w:r>
          <w:t> :</w:t>
        </w:r>
      </w:ins>
      <w:ins w:id="255" w:author="NASRADDINE Ayoub" w:date="2017-07-12T08:56:00Z">
        <w:r w:rsidR="00356FE8">
          <w:t xml:space="preserve"> Un </w:t>
        </w:r>
      </w:ins>
      <w:ins w:id="256" w:author="NASRADDINE Ayoub" w:date="2017-07-12T08:57:00Z">
        <w:r w:rsidR="00356FE8">
          <w:t>Système de Gestion des Bases de Données</w:t>
        </w:r>
      </w:ins>
      <w:ins w:id="257" w:author="NASRADDINE Ayoub" w:date="2017-07-12T08:56:00Z">
        <w:r w:rsidR="00356FE8">
          <w:t xml:space="preserve"> orienté</w:t>
        </w:r>
      </w:ins>
      <w:ins w:id="258" w:author="NASRADDINE Ayoub" w:date="2017-07-12T08:57:00Z">
        <w:r w:rsidR="00356FE8">
          <w:t>es</w:t>
        </w:r>
      </w:ins>
      <w:ins w:id="259" w:author="NASRADDINE Ayoub" w:date="2017-07-12T08:56:00Z">
        <w:r w:rsidR="00356FE8">
          <w:t xml:space="preserve"> </w:t>
        </w:r>
      </w:ins>
      <w:ins w:id="260" w:author="NASRADDINE Ayoub" w:date="2017-07-12T08:57:00Z">
        <w:r w:rsidR="00356FE8">
          <w:t xml:space="preserve">document </w:t>
        </w:r>
      </w:ins>
      <w:ins w:id="261" w:author="NASRADDINE Ayoub" w:date="2017-07-12T09:11:00Z">
        <w:r w:rsidR="0038468D">
          <w:t>et pouvant être réparti sur plusieurs machines.</w:t>
        </w:r>
      </w:ins>
    </w:p>
    <w:p w14:paraId="22126BC5" w14:textId="25704D07" w:rsidR="00ED284D" w:rsidRDefault="0038468D" w:rsidP="00ED284D">
      <w:pPr>
        <w:pStyle w:val="Paragraphedeliste"/>
        <w:numPr>
          <w:ilvl w:val="1"/>
          <w:numId w:val="3"/>
        </w:numPr>
        <w:rPr>
          <w:ins w:id="262" w:author="NASRADDINE Ayoub" w:date="2017-07-11T11:11:00Z"/>
        </w:rPr>
      </w:pPr>
      <w:proofErr w:type="spellStart"/>
      <w:ins w:id="263" w:author="NASRADDINE Ayoub" w:date="2017-07-11T11:11:00Z">
        <w:r>
          <w:t>Kibana</w:t>
        </w:r>
      </w:ins>
      <w:proofErr w:type="spellEnd"/>
      <w:ins w:id="264" w:author="NASRADDINE Ayoub" w:date="2017-07-12T09:11:00Z">
        <w:r>
          <w:t> </w:t>
        </w:r>
      </w:ins>
      <w:ins w:id="265" w:author="NASRADDINE Ayoub" w:date="2017-07-11T11:11:00Z">
        <w:r>
          <w:t>:</w:t>
        </w:r>
      </w:ins>
      <w:ins w:id="266" w:author="NASRADDINE Ayoub" w:date="2017-07-12T09:11:00Z">
        <w:r>
          <w:t xml:space="preserve"> c’est un outil </w:t>
        </w:r>
      </w:ins>
      <w:ins w:id="267" w:author="NASRADDINE Ayoub" w:date="2017-07-12T09:28:00Z">
        <w:r w:rsidR="00296BF7">
          <w:t xml:space="preserve">associé à </w:t>
        </w:r>
        <w:proofErr w:type="spellStart"/>
        <w:r w:rsidR="00296BF7">
          <w:t>elasticsearch</w:t>
        </w:r>
        <w:proofErr w:type="spellEnd"/>
        <w:r w:rsidR="00296BF7">
          <w:t xml:space="preserve"> qui permet de visualiser les données de la base et de réaliser notamment des tableaux de bord.</w:t>
        </w:r>
      </w:ins>
    </w:p>
    <w:p w14:paraId="37BD2961" w14:textId="77777777" w:rsidR="00ED284D" w:rsidRDefault="00ED284D" w:rsidP="00ED284D">
      <w:pPr>
        <w:rPr>
          <w:ins w:id="268" w:author="NASRADDINE Ayoub" w:date="2017-07-11T11:11:00Z"/>
        </w:rPr>
      </w:pPr>
    </w:p>
    <w:p w14:paraId="52BD09CC" w14:textId="40D5F323" w:rsidR="001F3243" w:rsidRDefault="002C4402" w:rsidP="001F3243">
      <w:pPr>
        <w:rPr>
          <w:ins w:id="269" w:author="NASRADDINE Ayoub" w:date="2017-07-12T14:34:00Z"/>
        </w:rPr>
        <w:pPrChange w:id="270" w:author="NASRADDINE Ayoub" w:date="2017-07-12T14:34:00Z">
          <w:pPr/>
        </w:pPrChange>
      </w:pPr>
      <w:ins w:id="271" w:author="NASRADDINE Ayoub" w:date="2017-07-12T14:20:00Z">
        <w:r>
          <w:t>Chacune de ces technologies sera installée indépendamment grâce à Docker. Docker est un outil de virtualisation qui permet d</w:t>
        </w:r>
      </w:ins>
      <w:ins w:id="272" w:author="NASRADDINE Ayoub" w:date="2017-07-12T14:21:00Z">
        <w:r>
          <w:t xml:space="preserve">’installer des logiciels dans des </w:t>
        </w:r>
      </w:ins>
      <w:ins w:id="273" w:author="NASRADDINE Ayoub" w:date="2017-07-12T14:32:00Z">
        <w:r w:rsidR="001F3243">
          <w:t>images qui contiennent un système d’exploitation allégé.</w:t>
        </w:r>
      </w:ins>
      <w:ins w:id="274" w:author="NASRADDINE Ayoub" w:date="2017-07-12T14:21:00Z">
        <w:r>
          <w:t xml:space="preserve"> Les containers sont une sorte de machine virtuelle </w:t>
        </w:r>
      </w:ins>
      <w:ins w:id="275" w:author="NASRADDINE Ayoub" w:date="2017-07-12T14:32:00Z">
        <w:r w:rsidR="001F3243">
          <w:t>qui permet d’</w:t>
        </w:r>
      </w:ins>
      <w:ins w:id="276" w:author="NASRADDINE Ayoub" w:date="2017-07-12T14:33:00Z">
        <w:r w:rsidR="001F3243">
          <w:t>exécuter</w:t>
        </w:r>
      </w:ins>
      <w:ins w:id="277" w:author="NASRADDINE Ayoub" w:date="2017-07-12T14:32:00Z">
        <w:r w:rsidR="001F3243">
          <w:t xml:space="preserve"> </w:t>
        </w:r>
      </w:ins>
      <w:ins w:id="278" w:author="NASRADDINE Ayoub" w:date="2017-07-12T14:33:00Z">
        <w:r w:rsidR="001F3243">
          <w:t>les images</w:t>
        </w:r>
      </w:ins>
      <w:ins w:id="279" w:author="NASRADDINE Ayoub" w:date="2017-07-12T14:21:00Z">
        <w:r>
          <w:t>. Elles démarrent</w:t>
        </w:r>
        <w:r w:rsidR="001F3243">
          <w:t xml:space="preserve"> en quelques secondes. On peut trouver des </w:t>
        </w:r>
      </w:ins>
      <w:ins w:id="280" w:author="NASRADDINE Ayoub" w:date="2017-07-12T14:33:00Z">
        <w:r w:rsidR="001F3243">
          <w:t xml:space="preserve">images déjà prêtes pour certaines technologies. Il faut ensuite </w:t>
        </w:r>
        <w:proofErr w:type="gramStart"/>
        <w:r w:rsidR="001F3243">
          <w:t>les lancer</w:t>
        </w:r>
        <w:proofErr w:type="gramEnd"/>
        <w:r w:rsidR="001F3243">
          <w:t xml:space="preserve"> pour effectuer les modifications que l’on souhaite, puis enregistrer son état dans une nouvelle image (Commit). </w:t>
        </w:r>
      </w:ins>
      <w:ins w:id="281" w:author="NASRADDINE Ayoub" w:date="2017-07-12T14:34:00Z">
        <w:r w:rsidR="001F3243">
          <w:t xml:space="preserve">Voici une liste des commandes que j’ai pu utiliser : </w:t>
        </w:r>
      </w:ins>
    </w:p>
    <w:p w14:paraId="582277A5" w14:textId="53927BD6" w:rsidR="001F3243" w:rsidRPr="00B61163" w:rsidRDefault="001F3243" w:rsidP="001F3243">
      <w:pPr>
        <w:pStyle w:val="Paragraphedeliste"/>
        <w:numPr>
          <w:ilvl w:val="0"/>
          <w:numId w:val="15"/>
        </w:numPr>
        <w:rPr>
          <w:ins w:id="282" w:author="NASRADDINE Ayoub" w:date="2017-07-12T14:47:00Z"/>
          <w:b/>
          <w:rPrChange w:id="283" w:author="NASRADDINE Ayoub" w:date="2017-07-12T15:14:00Z">
            <w:rPr>
              <w:ins w:id="284" w:author="NASRADDINE Ayoub" w:date="2017-07-12T14:47:00Z"/>
            </w:rPr>
          </w:rPrChange>
        </w:rPr>
        <w:pPrChange w:id="285" w:author="NASRADDINE Ayoub" w:date="2017-07-12T14:35:00Z">
          <w:pPr/>
        </w:pPrChange>
      </w:pPr>
      <w:ins w:id="286" w:author="NASRADDINE Ayoub" w:date="2017-07-12T14:35:00Z">
        <w:r w:rsidRPr="00B61163">
          <w:rPr>
            <w:b/>
            <w:rPrChange w:id="287" w:author="NASRADDINE Ayoub" w:date="2017-07-12T15:14:00Z">
              <w:rPr/>
            </w:rPrChange>
          </w:rPr>
          <w:t xml:space="preserve">docker </w:t>
        </w:r>
        <w:proofErr w:type="spellStart"/>
        <w:r w:rsidRPr="00B61163">
          <w:rPr>
            <w:b/>
            <w:rPrChange w:id="288" w:author="NASRADDINE Ayoub" w:date="2017-07-12T15:14:00Z">
              <w:rPr/>
            </w:rPrChange>
          </w:rPr>
          <w:t>run</w:t>
        </w:r>
        <w:proofErr w:type="spellEnd"/>
        <w:r w:rsidRPr="00B61163">
          <w:rPr>
            <w:b/>
            <w:rPrChange w:id="289" w:author="NASRADDINE Ayoub" w:date="2017-07-12T15:14:00Z">
              <w:rPr/>
            </w:rPrChange>
          </w:rPr>
          <w:t xml:space="preserve"> </w:t>
        </w:r>
      </w:ins>
      <w:ins w:id="290" w:author="NASRADDINE Ayoub" w:date="2017-07-12T14:47:00Z">
        <w:r w:rsidR="00FD4FC2" w:rsidRPr="00B61163">
          <w:rPr>
            <w:b/>
            <w:rPrChange w:id="291" w:author="NASRADDINE Ayoub" w:date="2017-07-12T15:14:00Z">
              <w:rPr/>
            </w:rPrChange>
          </w:rPr>
          <w:t>–</w:t>
        </w:r>
        <w:proofErr w:type="spellStart"/>
        <w:r w:rsidR="00FD4FC2" w:rsidRPr="00B61163">
          <w:rPr>
            <w:b/>
            <w:rPrChange w:id="292" w:author="NASRADDINE Ayoub" w:date="2017-07-12T15:14:00Z">
              <w:rPr/>
            </w:rPrChange>
          </w:rPr>
          <w:t>it</w:t>
        </w:r>
        <w:proofErr w:type="spellEnd"/>
        <w:r w:rsidR="00FD4FC2" w:rsidRPr="00B61163">
          <w:rPr>
            <w:b/>
            <w:rPrChange w:id="293" w:author="NASRADDINE Ayoub" w:date="2017-07-12T15:14:00Z">
              <w:rPr/>
            </w:rPrChange>
          </w:rPr>
          <w:t xml:space="preserve"> </w:t>
        </w:r>
      </w:ins>
      <w:ins w:id="294" w:author="NASRADDINE Ayoub" w:date="2017-07-12T14:48:00Z">
        <w:r w:rsidR="00FD4FC2" w:rsidRPr="00B61163">
          <w:rPr>
            <w:b/>
            <w:rPrChange w:id="295" w:author="NASRADDINE Ayoub" w:date="2017-07-12T15:14:00Z">
              <w:rPr/>
            </w:rPrChange>
          </w:rPr>
          <w:t>--</w:t>
        </w:r>
        <w:proofErr w:type="spellStart"/>
        <w:r w:rsidR="00FD4FC2" w:rsidRPr="00B61163">
          <w:rPr>
            <w:b/>
            <w:rPrChange w:id="296" w:author="NASRADDINE Ayoub" w:date="2017-07-12T15:14:00Z">
              <w:rPr/>
            </w:rPrChange>
          </w:rPr>
          <w:t>name</w:t>
        </w:r>
        <w:proofErr w:type="spellEnd"/>
        <w:r w:rsidR="00FD4FC2" w:rsidRPr="00B61163">
          <w:rPr>
            <w:b/>
            <w:rPrChange w:id="297" w:author="NASRADDINE Ayoub" w:date="2017-07-12T15:14:00Z">
              <w:rPr/>
            </w:rPrChange>
          </w:rPr>
          <w:t xml:space="preserve"> </w:t>
        </w:r>
        <w:proofErr w:type="spellStart"/>
        <w:r w:rsidR="00FD4FC2" w:rsidRPr="00B61163">
          <w:rPr>
            <w:b/>
            <w:rPrChange w:id="298" w:author="NASRADDINE Ayoub" w:date="2017-07-12T15:14:00Z">
              <w:rPr/>
            </w:rPrChange>
          </w:rPr>
          <w:t>kafkacontainer</w:t>
        </w:r>
        <w:proofErr w:type="spellEnd"/>
        <w:r w:rsidR="00FD4FC2" w:rsidRPr="00B61163">
          <w:rPr>
            <w:b/>
            <w:rPrChange w:id="299" w:author="NASRADDINE Ayoub" w:date="2017-07-12T15:14:00Z">
              <w:rPr/>
            </w:rPrChange>
          </w:rPr>
          <w:t xml:space="preserve"> </w:t>
        </w:r>
      </w:ins>
      <w:proofErr w:type="spellStart"/>
      <w:ins w:id="300" w:author="NASRADDINE Ayoub" w:date="2017-07-12T14:47:00Z">
        <w:r w:rsidR="00FD4FC2" w:rsidRPr="00B61163">
          <w:rPr>
            <w:b/>
            <w:rPrChange w:id="301" w:author="NASRADDINE Ayoub" w:date="2017-07-12T15:14:00Z">
              <w:rPr/>
            </w:rPrChange>
          </w:rPr>
          <w:t>kafkadocker</w:t>
        </w:r>
        <w:proofErr w:type="spellEnd"/>
        <w:r w:rsidR="00FD4FC2" w:rsidRPr="00B61163">
          <w:rPr>
            <w:b/>
            <w:rPrChange w:id="302" w:author="NASRADDINE Ayoub" w:date="2017-07-12T15:14:00Z">
              <w:rPr/>
            </w:rPrChange>
          </w:rPr>
          <w:t xml:space="preserve"> </w:t>
        </w:r>
        <w:proofErr w:type="spellStart"/>
        <w:r w:rsidR="00FD4FC2" w:rsidRPr="00B61163">
          <w:rPr>
            <w:b/>
            <w:rPrChange w:id="303" w:author="NASRADDINE Ayoub" w:date="2017-07-12T15:14:00Z">
              <w:rPr/>
            </w:rPrChange>
          </w:rPr>
          <w:t>bash</w:t>
        </w:r>
        <w:proofErr w:type="spellEnd"/>
      </w:ins>
    </w:p>
    <w:p w14:paraId="34133B88" w14:textId="3013762D" w:rsidR="00FD4FC2" w:rsidRDefault="00FD4FC2" w:rsidP="00FD4FC2">
      <w:pPr>
        <w:pStyle w:val="Paragraphedeliste"/>
        <w:numPr>
          <w:ilvl w:val="1"/>
          <w:numId w:val="15"/>
        </w:numPr>
        <w:rPr>
          <w:ins w:id="304" w:author="NASRADDINE Ayoub" w:date="2017-07-12T14:48:00Z"/>
        </w:rPr>
        <w:pPrChange w:id="305" w:author="NASRADDINE Ayoub" w:date="2017-07-12T14:48:00Z">
          <w:pPr/>
        </w:pPrChange>
      </w:pPr>
      <w:ins w:id="306" w:author="NASRADDINE Ayoub" w:date="2017-07-12T14:48:00Z">
        <w:r>
          <w:t xml:space="preserve">docker </w:t>
        </w:r>
        <w:proofErr w:type="spellStart"/>
        <w:r>
          <w:t>run</w:t>
        </w:r>
        <w:proofErr w:type="spellEnd"/>
        <w:r>
          <w:t> : commande qui permet de lancer une image dans un container</w:t>
        </w:r>
      </w:ins>
    </w:p>
    <w:p w14:paraId="35A5AE10" w14:textId="5F6A797E" w:rsidR="00FD4FC2" w:rsidRDefault="00FD4FC2" w:rsidP="00FD4FC2">
      <w:pPr>
        <w:pStyle w:val="Paragraphedeliste"/>
        <w:numPr>
          <w:ilvl w:val="1"/>
          <w:numId w:val="15"/>
        </w:numPr>
        <w:rPr>
          <w:ins w:id="307" w:author="NASRADDINE Ayoub" w:date="2017-07-12T14:49:00Z"/>
        </w:rPr>
        <w:pPrChange w:id="308" w:author="NASRADDINE Ayoub" w:date="2017-07-12T14:48:00Z">
          <w:pPr/>
        </w:pPrChange>
      </w:pPr>
      <w:ins w:id="309" w:author="NASRADDINE Ayoub" w:date="2017-07-12T14:49:00Z">
        <w:r>
          <w:t>--</w:t>
        </w:r>
        <w:proofErr w:type="spellStart"/>
        <w:r>
          <w:t>it</w:t>
        </w:r>
        <w:proofErr w:type="spellEnd"/>
        <w:r>
          <w:t> : options</w:t>
        </w:r>
      </w:ins>
    </w:p>
    <w:p w14:paraId="247CB64D" w14:textId="61AC7273" w:rsidR="00FD4FC2" w:rsidRDefault="00FD4FC2" w:rsidP="00FD4FC2">
      <w:pPr>
        <w:pStyle w:val="Paragraphedeliste"/>
        <w:numPr>
          <w:ilvl w:val="2"/>
          <w:numId w:val="15"/>
        </w:numPr>
        <w:rPr>
          <w:ins w:id="310" w:author="NASRADDINE Ayoub" w:date="2017-07-12T14:59:00Z"/>
        </w:rPr>
        <w:pPrChange w:id="311" w:author="NASRADDINE Ayoub" w:date="2017-07-12T14:49:00Z">
          <w:pPr/>
        </w:pPrChange>
      </w:pPr>
      <w:ins w:id="312" w:author="NASRADDINE Ayoub" w:date="2017-07-12T14:49:00Z">
        <w:r>
          <w:t xml:space="preserve">Option i : </w:t>
        </w:r>
      </w:ins>
      <w:ins w:id="313" w:author="NASRADDINE Ayoub" w:date="2017-07-12T14:59:00Z">
        <w:r w:rsidR="00020954">
          <w:t>se connecter aux entrées et sorties standard du container</w:t>
        </w:r>
      </w:ins>
    </w:p>
    <w:p w14:paraId="5808652C" w14:textId="043CC5E4" w:rsidR="00020954" w:rsidRDefault="00020954" w:rsidP="00020954">
      <w:pPr>
        <w:pStyle w:val="Paragraphedeliste"/>
        <w:numPr>
          <w:ilvl w:val="2"/>
          <w:numId w:val="15"/>
        </w:numPr>
        <w:rPr>
          <w:ins w:id="314" w:author="NASRADDINE Ayoub" w:date="2017-07-12T15:00:00Z"/>
        </w:rPr>
        <w:pPrChange w:id="315" w:author="NASRADDINE Ayoub" w:date="2017-07-12T15:00:00Z">
          <w:pPr/>
        </w:pPrChange>
      </w:pPr>
      <w:ins w:id="316" w:author="NASRADDINE Ayoub" w:date="2017-07-12T15:00:00Z">
        <w:r>
          <w:t>Option t : se connecter au docker via un pseudo terminal pour exécuter des commandes</w:t>
        </w:r>
      </w:ins>
    </w:p>
    <w:p w14:paraId="2A806A49" w14:textId="2E637667" w:rsidR="00020954" w:rsidRDefault="00020954" w:rsidP="00020954">
      <w:pPr>
        <w:pStyle w:val="Paragraphedeliste"/>
        <w:numPr>
          <w:ilvl w:val="1"/>
          <w:numId w:val="15"/>
        </w:numPr>
        <w:rPr>
          <w:ins w:id="317" w:author="NASRADDINE Ayoub" w:date="2017-07-12T15:06:00Z"/>
        </w:rPr>
        <w:pPrChange w:id="318" w:author="NASRADDINE Ayoub" w:date="2017-07-12T15:00:00Z">
          <w:pPr/>
        </w:pPrChange>
      </w:pPr>
      <w:ins w:id="319" w:author="NASRADDINE Ayoub" w:date="2017-07-12T15:01:00Z">
        <w:r>
          <w:t xml:space="preserve">Option </w:t>
        </w:r>
        <w:r w:rsidR="00B61163">
          <w:t>--</w:t>
        </w:r>
        <w:proofErr w:type="spellStart"/>
        <w:r>
          <w:t>name</w:t>
        </w:r>
        <w:proofErr w:type="spellEnd"/>
        <w:r>
          <w:t> </w:t>
        </w:r>
        <w:proofErr w:type="spellStart"/>
        <w:r>
          <w:t>kafkacontainer</w:t>
        </w:r>
        <w:proofErr w:type="spellEnd"/>
        <w:r>
          <w:t xml:space="preserve"> : Option pour donner un nom au container. </w:t>
        </w:r>
      </w:ins>
      <w:ins w:id="320" w:author="NASRADDINE Ayoub" w:date="2017-07-12T15:02:00Z">
        <w:r>
          <w:t>En l’absence de cette option un nom aléatoire est attribué.</w:t>
        </w:r>
      </w:ins>
    </w:p>
    <w:p w14:paraId="75531804" w14:textId="155095BC" w:rsidR="00020954" w:rsidRDefault="00020954" w:rsidP="00020954">
      <w:pPr>
        <w:pStyle w:val="Paragraphedeliste"/>
        <w:numPr>
          <w:ilvl w:val="1"/>
          <w:numId w:val="15"/>
        </w:numPr>
        <w:rPr>
          <w:ins w:id="321" w:author="NASRADDINE Ayoub" w:date="2017-07-12T15:06:00Z"/>
        </w:rPr>
        <w:pPrChange w:id="322" w:author="NASRADDINE Ayoub" w:date="2017-07-12T15:00:00Z">
          <w:pPr/>
        </w:pPrChange>
      </w:pPr>
      <w:proofErr w:type="spellStart"/>
      <w:ins w:id="323" w:author="NASRADDINE Ayoub" w:date="2017-07-12T15:06:00Z">
        <w:r>
          <w:t>Kafkadocker</w:t>
        </w:r>
        <w:proofErr w:type="spellEnd"/>
        <w:r>
          <w:t> : nom de l’image</w:t>
        </w:r>
      </w:ins>
    </w:p>
    <w:p w14:paraId="053D30EC" w14:textId="0BFEEA28" w:rsidR="00020954" w:rsidRDefault="00020954" w:rsidP="00020954">
      <w:pPr>
        <w:pStyle w:val="Paragraphedeliste"/>
        <w:numPr>
          <w:ilvl w:val="1"/>
          <w:numId w:val="15"/>
        </w:numPr>
        <w:rPr>
          <w:ins w:id="324" w:author="NASRADDINE Ayoub" w:date="2017-07-12T15:07:00Z"/>
        </w:rPr>
        <w:pPrChange w:id="325" w:author="NASRADDINE Ayoub" w:date="2017-07-12T15:06:00Z">
          <w:pPr/>
        </w:pPrChange>
      </w:pPr>
      <w:proofErr w:type="spellStart"/>
      <w:ins w:id="326" w:author="NASRADDINE Ayoub" w:date="2017-07-12T15:06:00Z">
        <w:r>
          <w:t>Bash</w:t>
        </w:r>
        <w:proofErr w:type="spellEnd"/>
        <w:r>
          <w:t> : commande à exécuter</w:t>
        </w:r>
      </w:ins>
    </w:p>
    <w:p w14:paraId="2C519A6B" w14:textId="05620887" w:rsidR="00B61163" w:rsidRDefault="00020954" w:rsidP="00B61163">
      <w:pPr>
        <w:pStyle w:val="Paragraphedeliste"/>
        <w:numPr>
          <w:ilvl w:val="1"/>
          <w:numId w:val="15"/>
        </w:numPr>
        <w:rPr>
          <w:ins w:id="327" w:author="NASRADDINE Ayoub" w:date="2017-07-12T15:11:00Z"/>
        </w:rPr>
        <w:pPrChange w:id="328" w:author="NASRADDINE Ayoub" w:date="2017-07-12T15:12:00Z">
          <w:pPr/>
        </w:pPrChange>
      </w:pPr>
      <w:ins w:id="329" w:author="NASRADDINE Ayoub" w:date="2017-07-12T15:07:00Z">
        <w:r>
          <w:t xml:space="preserve">Pour résumer on démarre un container qui s’appellera </w:t>
        </w:r>
        <w:proofErr w:type="spellStart"/>
        <w:r>
          <w:t>kafkacontainer</w:t>
        </w:r>
        <w:proofErr w:type="spellEnd"/>
        <w:r>
          <w:t xml:space="preserve"> et qui exécutera un </w:t>
        </w:r>
        <w:proofErr w:type="spellStart"/>
        <w:r>
          <w:t>shell</w:t>
        </w:r>
        <w:proofErr w:type="spellEnd"/>
        <w:r>
          <w:t xml:space="preserve"> </w:t>
        </w:r>
        <w:proofErr w:type="spellStart"/>
        <w:r>
          <w:t>bash</w:t>
        </w:r>
        <w:proofErr w:type="spellEnd"/>
        <w:r>
          <w:t xml:space="preserve"> </w:t>
        </w:r>
      </w:ins>
      <w:ins w:id="330" w:author="NASRADDINE Ayoub" w:date="2017-07-12T15:08:00Z">
        <w:r>
          <w:t xml:space="preserve">sur l’image nommée </w:t>
        </w:r>
        <w:proofErr w:type="spellStart"/>
        <w:r>
          <w:t>kafkadocker</w:t>
        </w:r>
      </w:ins>
      <w:proofErr w:type="spellEnd"/>
      <w:ins w:id="331" w:author="NASRADDINE Ayoub" w:date="2017-07-12T15:11:00Z">
        <w:r w:rsidR="00B61163">
          <w:t xml:space="preserve"> pour pouvoir par exemple se connecter à un topic MQTT et créer un topic </w:t>
        </w:r>
        <w:proofErr w:type="spellStart"/>
        <w:r w:rsidR="00B61163">
          <w:t>kafka</w:t>
        </w:r>
        <w:proofErr w:type="spellEnd"/>
        <w:r w:rsidR="00B61163">
          <w:t>.</w:t>
        </w:r>
      </w:ins>
    </w:p>
    <w:p w14:paraId="568347B0" w14:textId="31B861B7" w:rsidR="00B61163" w:rsidRPr="00B61163" w:rsidRDefault="00B61163" w:rsidP="00B61163">
      <w:pPr>
        <w:pStyle w:val="Paragraphedeliste"/>
        <w:numPr>
          <w:ilvl w:val="0"/>
          <w:numId w:val="15"/>
        </w:numPr>
        <w:rPr>
          <w:ins w:id="332" w:author="NASRADDINE Ayoub" w:date="2017-07-12T15:13:00Z"/>
          <w:b/>
          <w:rPrChange w:id="333" w:author="NASRADDINE Ayoub" w:date="2017-07-12T15:14:00Z">
            <w:rPr>
              <w:ins w:id="334" w:author="NASRADDINE Ayoub" w:date="2017-07-12T15:13:00Z"/>
            </w:rPr>
          </w:rPrChange>
        </w:rPr>
        <w:pPrChange w:id="335" w:author="NASRADDINE Ayoub" w:date="2017-07-12T15:12:00Z">
          <w:pPr/>
        </w:pPrChange>
      </w:pPr>
      <w:ins w:id="336" w:author="NASRADDINE Ayoub" w:date="2017-07-12T15:13:00Z">
        <w:r w:rsidRPr="00B61163">
          <w:rPr>
            <w:b/>
            <w:rPrChange w:id="337" w:author="NASRADDINE Ayoub" w:date="2017-07-12T15:14:00Z">
              <w:rPr/>
            </w:rPrChange>
          </w:rPr>
          <w:t xml:space="preserve">docker </w:t>
        </w:r>
        <w:proofErr w:type="spellStart"/>
        <w:r w:rsidRPr="00B61163">
          <w:rPr>
            <w:b/>
            <w:rPrChange w:id="338" w:author="NASRADDINE Ayoub" w:date="2017-07-12T15:14:00Z">
              <w:rPr/>
            </w:rPrChange>
          </w:rPr>
          <w:t>exec</w:t>
        </w:r>
        <w:proofErr w:type="spellEnd"/>
        <w:r w:rsidRPr="00B61163">
          <w:rPr>
            <w:b/>
            <w:rPrChange w:id="339" w:author="NASRADDINE Ayoub" w:date="2017-07-12T15:14:00Z">
              <w:rPr/>
            </w:rPrChange>
          </w:rPr>
          <w:t xml:space="preserve"> </w:t>
        </w:r>
        <w:r>
          <w:rPr>
            <w:b/>
            <w:rPrChange w:id="340" w:author="NASRADDINE Ayoub" w:date="2017-07-12T15:14:00Z">
              <w:rPr>
                <w:b/>
              </w:rPr>
            </w:rPrChange>
          </w:rPr>
          <w:t>-</w:t>
        </w:r>
        <w:proofErr w:type="spellStart"/>
        <w:r w:rsidRPr="00B61163">
          <w:rPr>
            <w:b/>
            <w:rPrChange w:id="341" w:author="NASRADDINE Ayoub" w:date="2017-07-12T15:14:00Z">
              <w:rPr/>
            </w:rPrChange>
          </w:rPr>
          <w:t>it</w:t>
        </w:r>
        <w:proofErr w:type="spellEnd"/>
        <w:r w:rsidRPr="00B61163">
          <w:rPr>
            <w:b/>
            <w:rPrChange w:id="342" w:author="NASRADDINE Ayoub" w:date="2017-07-12T15:14:00Z">
              <w:rPr/>
            </w:rPrChange>
          </w:rPr>
          <w:t xml:space="preserve"> </w:t>
        </w:r>
        <w:proofErr w:type="spellStart"/>
        <w:r w:rsidRPr="00B61163">
          <w:rPr>
            <w:b/>
            <w:rPrChange w:id="343" w:author="NASRADDINE Ayoub" w:date="2017-07-12T15:14:00Z">
              <w:rPr/>
            </w:rPrChange>
          </w:rPr>
          <w:t>kafkacontainer</w:t>
        </w:r>
        <w:proofErr w:type="spellEnd"/>
        <w:r w:rsidRPr="00B61163">
          <w:rPr>
            <w:b/>
            <w:rPrChange w:id="344" w:author="NASRADDINE Ayoub" w:date="2017-07-12T15:14:00Z">
              <w:rPr/>
            </w:rPrChange>
          </w:rPr>
          <w:t xml:space="preserve"> </w:t>
        </w:r>
        <w:proofErr w:type="spellStart"/>
        <w:r w:rsidRPr="00B61163">
          <w:rPr>
            <w:b/>
            <w:rPrChange w:id="345" w:author="NASRADDINE Ayoub" w:date="2017-07-12T15:14:00Z">
              <w:rPr/>
            </w:rPrChange>
          </w:rPr>
          <w:t>bash</w:t>
        </w:r>
        <w:proofErr w:type="spellEnd"/>
      </w:ins>
    </w:p>
    <w:p w14:paraId="0CE215C3" w14:textId="28B316BB" w:rsidR="00B61163" w:rsidRPr="00B61163" w:rsidRDefault="00B61163" w:rsidP="00B61163">
      <w:pPr>
        <w:pStyle w:val="Paragraphedeliste"/>
        <w:numPr>
          <w:ilvl w:val="1"/>
          <w:numId w:val="15"/>
        </w:numPr>
        <w:rPr>
          <w:ins w:id="346" w:author="NASRADDINE Ayoub" w:date="2017-07-12T15:15:00Z"/>
          <w:rPrChange w:id="347" w:author="NASRADDINE Ayoub" w:date="2017-07-12T15:15:00Z">
            <w:rPr>
              <w:ins w:id="348" w:author="NASRADDINE Ayoub" w:date="2017-07-12T15:15:00Z"/>
              <w:b/>
            </w:rPr>
          </w:rPrChange>
        </w:rPr>
        <w:pPrChange w:id="349" w:author="NASRADDINE Ayoub" w:date="2017-07-12T15:15:00Z">
          <w:pPr/>
        </w:pPrChange>
      </w:pPr>
      <w:ins w:id="350" w:author="NASRADDINE Ayoub" w:date="2017-07-12T15:13:00Z">
        <w:r>
          <w:t xml:space="preserve">Docker </w:t>
        </w:r>
        <w:proofErr w:type="spellStart"/>
        <w:r>
          <w:t>exec</w:t>
        </w:r>
        <w:proofErr w:type="spellEnd"/>
        <w:r>
          <w:t> : permet d’</w:t>
        </w:r>
        <w:proofErr w:type="spellStart"/>
        <w:r>
          <w:t>executer</w:t>
        </w:r>
        <w:proofErr w:type="spellEnd"/>
        <w:r>
          <w:t xml:space="preserve"> une commande sur un container en cours d’exécution et sur lequel on n’a pas la main. On peut avoir un aperçu des containers démarrés</w:t>
        </w:r>
      </w:ins>
      <w:ins w:id="351" w:author="NASRADDINE Ayoub" w:date="2017-07-12T15:17:00Z">
        <w:r>
          <w:t>, de leurs noms et identifiants (</w:t>
        </w:r>
        <w:proofErr w:type="spellStart"/>
        <w:r>
          <w:t>hashcode</w:t>
        </w:r>
        <w:proofErr w:type="spellEnd"/>
        <w:r>
          <w:t>)</w:t>
        </w:r>
      </w:ins>
      <w:ins w:id="352" w:author="NASRADDINE Ayoub" w:date="2017-07-12T15:13:00Z">
        <w:r>
          <w:t xml:space="preserve"> gr</w:t>
        </w:r>
      </w:ins>
      <w:ins w:id="353" w:author="NASRADDINE Ayoub" w:date="2017-07-12T15:14:00Z">
        <w:r>
          <w:t xml:space="preserve">âce à la commande </w:t>
        </w:r>
        <w:r w:rsidRPr="00B61163">
          <w:rPr>
            <w:b/>
            <w:rPrChange w:id="354" w:author="NASRADDINE Ayoub" w:date="2017-07-12T15:14:00Z">
              <w:rPr/>
            </w:rPrChange>
          </w:rPr>
          <w:t xml:space="preserve">docker </w:t>
        </w:r>
        <w:proofErr w:type="spellStart"/>
        <w:r w:rsidRPr="00B61163">
          <w:rPr>
            <w:b/>
            <w:rPrChange w:id="355" w:author="NASRADDINE Ayoub" w:date="2017-07-12T15:14:00Z">
              <w:rPr/>
            </w:rPrChange>
          </w:rPr>
          <w:t>ps</w:t>
        </w:r>
      </w:ins>
      <w:proofErr w:type="spellEnd"/>
    </w:p>
    <w:p w14:paraId="6F481AC4" w14:textId="11CCCD85" w:rsidR="00B61163" w:rsidRDefault="00B61163" w:rsidP="00B61163">
      <w:pPr>
        <w:pStyle w:val="Paragraphedeliste"/>
        <w:numPr>
          <w:ilvl w:val="1"/>
          <w:numId w:val="15"/>
        </w:numPr>
        <w:rPr>
          <w:ins w:id="356" w:author="NASRADDINE Ayoub" w:date="2017-07-12T15:16:00Z"/>
        </w:rPr>
      </w:pPr>
      <w:ins w:id="357" w:author="NASRADDINE Ayoub" w:date="2017-07-12T15:16:00Z">
        <w:r>
          <w:t>–</w:t>
        </w:r>
        <w:proofErr w:type="spellStart"/>
        <w:r>
          <w:t>it</w:t>
        </w:r>
        <w:proofErr w:type="spellEnd"/>
        <w:r>
          <w:t> :</w:t>
        </w:r>
        <w:r>
          <w:t xml:space="preserve"> options</w:t>
        </w:r>
      </w:ins>
    </w:p>
    <w:p w14:paraId="3C37CBDC" w14:textId="77777777" w:rsidR="00B61163" w:rsidRDefault="00B61163" w:rsidP="00B61163">
      <w:pPr>
        <w:pStyle w:val="Paragraphedeliste"/>
        <w:numPr>
          <w:ilvl w:val="2"/>
          <w:numId w:val="15"/>
        </w:numPr>
        <w:rPr>
          <w:ins w:id="358" w:author="NASRADDINE Ayoub" w:date="2017-07-12T15:16:00Z"/>
        </w:rPr>
      </w:pPr>
      <w:ins w:id="359" w:author="NASRADDINE Ayoub" w:date="2017-07-12T15:16:00Z">
        <w:r>
          <w:t>Option i : se connecter aux entrées et sorties standard du container</w:t>
        </w:r>
      </w:ins>
    </w:p>
    <w:p w14:paraId="43949E19" w14:textId="77777777" w:rsidR="00B61163" w:rsidRDefault="00B61163" w:rsidP="00B61163">
      <w:pPr>
        <w:pStyle w:val="Paragraphedeliste"/>
        <w:numPr>
          <w:ilvl w:val="2"/>
          <w:numId w:val="15"/>
        </w:numPr>
        <w:rPr>
          <w:ins w:id="360" w:author="NASRADDINE Ayoub" w:date="2017-07-12T15:16:00Z"/>
        </w:rPr>
      </w:pPr>
      <w:ins w:id="361" w:author="NASRADDINE Ayoub" w:date="2017-07-12T15:16:00Z">
        <w:r>
          <w:t>Option t : se connecter au docker via un pseudo terminal pour exécuter des commandes</w:t>
        </w:r>
      </w:ins>
    </w:p>
    <w:p w14:paraId="60E5AE6C" w14:textId="3D95CD18" w:rsidR="00B61163" w:rsidRDefault="00B61163" w:rsidP="00B61163">
      <w:pPr>
        <w:pStyle w:val="Paragraphedeliste"/>
        <w:numPr>
          <w:ilvl w:val="1"/>
          <w:numId w:val="15"/>
        </w:numPr>
        <w:rPr>
          <w:ins w:id="362" w:author="NASRADDINE Ayoub" w:date="2017-07-12T15:17:00Z"/>
        </w:rPr>
        <w:pPrChange w:id="363" w:author="NASRADDINE Ayoub" w:date="2017-07-12T15:15:00Z">
          <w:pPr/>
        </w:pPrChange>
      </w:pPr>
      <w:proofErr w:type="spellStart"/>
      <w:ins w:id="364" w:author="NASRADDINE Ayoub" w:date="2017-07-12T15:17:00Z">
        <w:r>
          <w:t>Kafkacontainer</w:t>
        </w:r>
        <w:proofErr w:type="spellEnd"/>
        <w:r>
          <w:t> : nom du container à utiliser</w:t>
        </w:r>
      </w:ins>
    </w:p>
    <w:p w14:paraId="1F0C7FF6" w14:textId="3951A123" w:rsidR="00B61163" w:rsidRDefault="00B61163" w:rsidP="00B61163">
      <w:pPr>
        <w:pStyle w:val="Paragraphedeliste"/>
        <w:numPr>
          <w:ilvl w:val="1"/>
          <w:numId w:val="15"/>
        </w:numPr>
        <w:rPr>
          <w:ins w:id="365" w:author="NASRADDINE Ayoub" w:date="2017-07-12T15:17:00Z"/>
        </w:rPr>
        <w:pPrChange w:id="366" w:author="NASRADDINE Ayoub" w:date="2017-07-12T15:15:00Z">
          <w:pPr/>
        </w:pPrChange>
      </w:pPr>
      <w:proofErr w:type="spellStart"/>
      <w:ins w:id="367" w:author="NASRADDINE Ayoub" w:date="2017-07-12T15:17:00Z">
        <w:r>
          <w:t>Bash</w:t>
        </w:r>
        <w:proofErr w:type="spellEnd"/>
        <w:r>
          <w:t> : commande à exécuter</w:t>
        </w:r>
      </w:ins>
    </w:p>
    <w:p w14:paraId="707A8C04" w14:textId="62E31313" w:rsidR="00B61163" w:rsidRDefault="00B61163" w:rsidP="00B61163">
      <w:pPr>
        <w:pStyle w:val="Paragraphedeliste"/>
        <w:numPr>
          <w:ilvl w:val="1"/>
          <w:numId w:val="15"/>
        </w:numPr>
        <w:rPr>
          <w:ins w:id="368" w:author="NASRADDINE Ayoub" w:date="2017-07-12T15:18:00Z"/>
        </w:rPr>
        <w:pPrChange w:id="369" w:author="NASRADDINE Ayoub" w:date="2017-07-12T15:18:00Z">
          <w:pPr/>
        </w:pPrChange>
      </w:pPr>
      <w:ins w:id="370" w:author="NASRADDINE Ayoub" w:date="2017-07-12T15:17:00Z">
        <w:r>
          <w:t xml:space="preserve">Pour résumer on reprend la main sur le container nommé </w:t>
        </w:r>
        <w:proofErr w:type="spellStart"/>
        <w:r>
          <w:t>kafkacontainer</w:t>
        </w:r>
        <w:proofErr w:type="spellEnd"/>
        <w:r>
          <w:t xml:space="preserve"> et on dispose d</w:t>
        </w:r>
      </w:ins>
      <w:ins w:id="371" w:author="NASRADDINE Ayoub" w:date="2017-07-12T15:18:00Z">
        <w:r>
          <w:t>’un invité de commandes pour pouvoir manipuler le container.</w:t>
        </w:r>
      </w:ins>
    </w:p>
    <w:p w14:paraId="3FA0A0FD" w14:textId="04C2DA75" w:rsidR="002665E1" w:rsidRPr="002665E1" w:rsidRDefault="002665E1" w:rsidP="002665E1">
      <w:pPr>
        <w:pStyle w:val="Paragraphedeliste"/>
        <w:numPr>
          <w:ilvl w:val="0"/>
          <w:numId w:val="15"/>
        </w:numPr>
        <w:rPr>
          <w:ins w:id="372" w:author="NASRADDINE Ayoub" w:date="2017-07-12T15:21:00Z"/>
          <w:b/>
          <w:rPrChange w:id="373" w:author="NASRADDINE Ayoub" w:date="2017-07-12T15:22:00Z">
            <w:rPr>
              <w:ins w:id="374" w:author="NASRADDINE Ayoub" w:date="2017-07-12T15:21:00Z"/>
            </w:rPr>
          </w:rPrChange>
        </w:rPr>
        <w:pPrChange w:id="375" w:author="NASRADDINE Ayoub" w:date="2017-07-12T15:21:00Z">
          <w:pPr/>
        </w:pPrChange>
      </w:pPr>
      <w:ins w:id="376" w:author="NASRADDINE Ayoub" w:date="2017-07-12T15:21:00Z">
        <w:r w:rsidRPr="002665E1">
          <w:rPr>
            <w:b/>
            <w:rPrChange w:id="377" w:author="NASRADDINE Ayoub" w:date="2017-07-12T15:22:00Z">
              <w:rPr/>
            </w:rPrChange>
          </w:rPr>
          <w:t>docker commit </w:t>
        </w:r>
        <w:proofErr w:type="spellStart"/>
        <w:r w:rsidRPr="002665E1">
          <w:rPr>
            <w:b/>
            <w:rPrChange w:id="378" w:author="NASRADDINE Ayoub" w:date="2017-07-12T15:22:00Z">
              <w:rPr/>
            </w:rPrChange>
          </w:rPr>
          <w:t>kafkacontainer</w:t>
        </w:r>
        <w:proofErr w:type="spellEnd"/>
        <w:r w:rsidRPr="002665E1">
          <w:rPr>
            <w:b/>
            <w:rPrChange w:id="379" w:author="NASRADDINE Ayoub" w:date="2017-07-12T15:22:00Z">
              <w:rPr/>
            </w:rPrChange>
          </w:rPr>
          <w:t xml:space="preserve"> </w:t>
        </w:r>
        <w:proofErr w:type="spellStart"/>
        <w:r w:rsidRPr="002665E1">
          <w:rPr>
            <w:b/>
            <w:rPrChange w:id="380" w:author="NASRADDINE Ayoub" w:date="2017-07-12T15:22:00Z">
              <w:rPr/>
            </w:rPrChange>
          </w:rPr>
          <w:t>kafkadocker</w:t>
        </w:r>
        <w:proofErr w:type="spellEnd"/>
      </w:ins>
    </w:p>
    <w:p w14:paraId="424363CA" w14:textId="3273F2FB" w:rsidR="002665E1" w:rsidRDefault="002665E1" w:rsidP="002665E1">
      <w:pPr>
        <w:pStyle w:val="Paragraphedeliste"/>
        <w:numPr>
          <w:ilvl w:val="1"/>
          <w:numId w:val="15"/>
        </w:numPr>
        <w:rPr>
          <w:ins w:id="381" w:author="NASRADDINE Ayoub" w:date="2017-07-12T15:22:00Z"/>
        </w:rPr>
        <w:pPrChange w:id="382" w:author="NASRADDINE Ayoub" w:date="2017-07-12T15:21:00Z">
          <w:pPr/>
        </w:pPrChange>
      </w:pPr>
      <w:ins w:id="383" w:author="NASRADDINE Ayoub" w:date="2017-07-12T15:22:00Z">
        <w:r>
          <w:t>docker commit : commande qui permet d’enregistrer le container dans une nouvelle image.</w:t>
        </w:r>
      </w:ins>
    </w:p>
    <w:p w14:paraId="56DB3458" w14:textId="01CF847B" w:rsidR="002665E1" w:rsidRDefault="002665E1" w:rsidP="002665E1">
      <w:pPr>
        <w:pStyle w:val="Paragraphedeliste"/>
        <w:numPr>
          <w:ilvl w:val="1"/>
          <w:numId w:val="15"/>
        </w:numPr>
        <w:rPr>
          <w:ins w:id="384" w:author="NASRADDINE Ayoub" w:date="2017-07-12T15:23:00Z"/>
        </w:rPr>
        <w:pPrChange w:id="385" w:author="NASRADDINE Ayoub" w:date="2017-07-12T15:21:00Z">
          <w:pPr/>
        </w:pPrChange>
      </w:pPr>
      <w:ins w:id="386" w:author="NASRADDINE Ayoub" w:date="2017-07-12T15:22:00Z">
        <w:r>
          <w:t xml:space="preserve">Ici on enregistre l’état du container </w:t>
        </w:r>
        <w:proofErr w:type="spellStart"/>
        <w:r>
          <w:t>kafkacontainer</w:t>
        </w:r>
        <w:proofErr w:type="spellEnd"/>
        <w:r>
          <w:t xml:space="preserve">, dans l’image </w:t>
        </w:r>
        <w:proofErr w:type="spellStart"/>
        <w:r>
          <w:t>kafkadocker</w:t>
        </w:r>
        <w:proofErr w:type="spellEnd"/>
        <w:r>
          <w:t>. Attention, si l</w:t>
        </w:r>
      </w:ins>
      <w:ins w:id="387" w:author="NASRADDINE Ayoub" w:date="2017-07-12T15:23:00Z">
        <w:r>
          <w:t>’image existe elle sera remplacée, sinon une nouvelle image sera créée. Le container doit être en fonctionnement pour pouvoir effectuer l’opération « commit »</w:t>
        </w:r>
      </w:ins>
    </w:p>
    <w:p w14:paraId="4AE71EBB" w14:textId="2D193BB6" w:rsidR="00F6275B" w:rsidRDefault="002665E1" w:rsidP="00F6275B">
      <w:pPr>
        <w:pStyle w:val="Paragraphedeliste"/>
        <w:numPr>
          <w:ilvl w:val="0"/>
          <w:numId w:val="15"/>
        </w:numPr>
        <w:rPr>
          <w:ins w:id="388" w:author="NASRADDINE Ayoub" w:date="2017-07-12T15:31:00Z"/>
        </w:rPr>
        <w:pPrChange w:id="389" w:author="NASRADDINE Ayoub" w:date="2017-07-12T15:31:00Z">
          <w:pPr/>
        </w:pPrChange>
      </w:pPr>
      <w:ins w:id="390" w:author="NASRADDINE Ayoub" w:date="2017-07-12T15:29:00Z">
        <w:r>
          <w:rPr>
            <w:b/>
          </w:rPr>
          <w:t>d</w:t>
        </w:r>
      </w:ins>
      <w:ins w:id="391" w:author="NASRADDINE Ayoub" w:date="2017-07-12T15:27:00Z">
        <w:r w:rsidRPr="002665E1">
          <w:rPr>
            <w:b/>
            <w:rPrChange w:id="392" w:author="NASRADDINE Ayoub" w:date="2017-07-12T15:29:00Z">
              <w:rPr/>
            </w:rPrChange>
          </w:rPr>
          <w:t xml:space="preserve">ocker </w:t>
        </w:r>
        <w:proofErr w:type="spellStart"/>
        <w:r w:rsidRPr="002665E1">
          <w:rPr>
            <w:b/>
            <w:rPrChange w:id="393" w:author="NASRADDINE Ayoub" w:date="2017-07-12T15:29:00Z">
              <w:rPr/>
            </w:rPrChange>
          </w:rPr>
          <w:t>ps</w:t>
        </w:r>
        <w:proofErr w:type="spellEnd"/>
        <w:r>
          <w:t> : permet d’avoir un aperçu des containers en exécution, leur nom, identifiant</w:t>
        </w:r>
      </w:ins>
      <w:ins w:id="394" w:author="NASRADDINE Ayoub" w:date="2017-07-12T15:29:00Z">
        <w:r>
          <w:t xml:space="preserve"> temps écoulé depuis le démarrage, depuis le début d’exécution,…</w:t>
        </w:r>
      </w:ins>
    </w:p>
    <w:p w14:paraId="3C1482AB" w14:textId="70ECE0D3" w:rsidR="00F6275B" w:rsidRDefault="00F6275B" w:rsidP="00F6275B">
      <w:pPr>
        <w:pStyle w:val="Paragraphedeliste"/>
        <w:numPr>
          <w:ilvl w:val="1"/>
          <w:numId w:val="15"/>
        </w:numPr>
        <w:rPr>
          <w:ins w:id="395" w:author="NASRADDINE Ayoub" w:date="2017-07-12T15:29:00Z"/>
        </w:rPr>
        <w:pPrChange w:id="396" w:author="NASRADDINE Ayoub" w:date="2017-07-12T15:31:00Z">
          <w:pPr/>
        </w:pPrChange>
      </w:pPr>
      <w:ins w:id="397" w:author="NASRADDINE Ayoub" w:date="2017-07-12T15:31:00Z">
        <w:r>
          <w:lastRenderedPageBreak/>
          <w:t>avec l’option –a on a aussi les containers qui ne sont pas en cours d</w:t>
        </w:r>
      </w:ins>
      <w:ins w:id="398" w:author="NASRADDINE Ayoub" w:date="2017-07-12T15:32:00Z">
        <w:r>
          <w:t>’exécution, pour pouvoir les supprimer et gagner de la place sur le disque.</w:t>
        </w:r>
      </w:ins>
    </w:p>
    <w:p w14:paraId="1E4BCB3B" w14:textId="75B5B918" w:rsidR="002665E1" w:rsidRDefault="002665E1" w:rsidP="002665E1">
      <w:pPr>
        <w:pStyle w:val="Paragraphedeliste"/>
        <w:numPr>
          <w:ilvl w:val="0"/>
          <w:numId w:val="15"/>
        </w:numPr>
        <w:rPr>
          <w:ins w:id="399" w:author="NASRADDINE Ayoub" w:date="2017-07-12T15:30:00Z"/>
          <w:b/>
        </w:rPr>
        <w:pPrChange w:id="400" w:author="NASRADDINE Ayoub" w:date="2017-07-12T15:23:00Z">
          <w:pPr/>
        </w:pPrChange>
      </w:pPr>
      <w:ins w:id="401" w:author="NASRADDINE Ayoub" w:date="2017-07-12T15:29:00Z">
        <w:r w:rsidRPr="002665E1">
          <w:rPr>
            <w:b/>
            <w:rPrChange w:id="402" w:author="NASRADDINE Ayoub" w:date="2017-07-12T15:29:00Z">
              <w:rPr/>
            </w:rPrChange>
          </w:rPr>
          <w:t xml:space="preserve">docker </w:t>
        </w:r>
        <w:proofErr w:type="spellStart"/>
        <w:r w:rsidRPr="002665E1">
          <w:rPr>
            <w:b/>
            <w:rPrChange w:id="403" w:author="NASRADDINE Ayoub" w:date="2017-07-12T15:29:00Z">
              <w:rPr/>
            </w:rPrChange>
          </w:rPr>
          <w:t>rmi</w:t>
        </w:r>
        <w:proofErr w:type="spellEnd"/>
        <w:r w:rsidRPr="002665E1">
          <w:rPr>
            <w:b/>
            <w:rPrChange w:id="404" w:author="NASRADDINE Ayoub" w:date="2017-07-12T15:29:00Z">
              <w:rPr/>
            </w:rPrChange>
          </w:rPr>
          <w:t xml:space="preserve"> </w:t>
        </w:r>
        <w:proofErr w:type="spellStart"/>
        <w:r w:rsidRPr="002665E1">
          <w:rPr>
            <w:b/>
            <w:rPrChange w:id="405" w:author="NASRADDINE Ayoub" w:date="2017-07-12T15:29:00Z">
              <w:rPr/>
            </w:rPrChange>
          </w:rPr>
          <w:t>kafkadocker</w:t>
        </w:r>
      </w:ins>
      <w:proofErr w:type="spellEnd"/>
      <w:ins w:id="406" w:author="NASRADDINE Ayoub" w:date="2017-07-12T15:30:00Z">
        <w:r w:rsidR="00F6275B">
          <w:rPr>
            <w:b/>
          </w:rPr>
          <w:t> :</w:t>
        </w:r>
      </w:ins>
    </w:p>
    <w:p w14:paraId="2AAE3B08" w14:textId="5FD8B260" w:rsidR="00F6275B" w:rsidRPr="00F6275B" w:rsidRDefault="00F6275B" w:rsidP="00F6275B">
      <w:pPr>
        <w:pStyle w:val="Paragraphedeliste"/>
        <w:numPr>
          <w:ilvl w:val="1"/>
          <w:numId w:val="15"/>
        </w:numPr>
        <w:rPr>
          <w:ins w:id="407" w:author="NASRADDINE Ayoub" w:date="2017-07-12T15:30:00Z"/>
          <w:b/>
          <w:rPrChange w:id="408" w:author="NASRADDINE Ayoub" w:date="2017-07-12T15:30:00Z">
            <w:rPr>
              <w:ins w:id="409" w:author="NASRADDINE Ayoub" w:date="2017-07-12T15:30:00Z"/>
            </w:rPr>
          </w:rPrChange>
        </w:rPr>
        <w:pPrChange w:id="410" w:author="NASRADDINE Ayoub" w:date="2017-07-12T15:30:00Z">
          <w:pPr/>
        </w:pPrChange>
      </w:pPr>
      <w:ins w:id="411" w:author="NASRADDINE Ayoub" w:date="2017-07-12T15:30:00Z">
        <w:r>
          <w:t>Permet de supprimer une image</w:t>
        </w:r>
      </w:ins>
    </w:p>
    <w:p w14:paraId="68CF0A46" w14:textId="0C20034A" w:rsidR="00F6275B" w:rsidRDefault="00F6275B" w:rsidP="00ED284D">
      <w:pPr>
        <w:pStyle w:val="Paragraphedeliste"/>
        <w:numPr>
          <w:ilvl w:val="0"/>
          <w:numId w:val="15"/>
        </w:numPr>
        <w:rPr>
          <w:ins w:id="412" w:author="NASRADDINE Ayoub" w:date="2017-07-12T15:30:00Z"/>
          <w:b/>
        </w:rPr>
        <w:pPrChange w:id="413" w:author="NASRADDINE Ayoub" w:date="2017-07-12T15:30:00Z">
          <w:pPr>
            <w:pStyle w:val="Titre1"/>
          </w:pPr>
        </w:pPrChange>
      </w:pPr>
      <w:ins w:id="414" w:author="NASRADDINE Ayoub" w:date="2017-07-12T15:30:00Z">
        <w:r w:rsidRPr="00F6275B">
          <w:rPr>
            <w:b/>
            <w:rPrChange w:id="415" w:author="NASRADDINE Ayoub" w:date="2017-07-12T15:30:00Z">
              <w:rPr/>
            </w:rPrChange>
          </w:rPr>
          <w:t xml:space="preserve">docker </w:t>
        </w:r>
        <w:proofErr w:type="spellStart"/>
        <w:r w:rsidRPr="00F6275B">
          <w:rPr>
            <w:b/>
            <w:rPrChange w:id="416" w:author="NASRADDINE Ayoub" w:date="2017-07-12T15:30:00Z">
              <w:rPr/>
            </w:rPrChange>
          </w:rPr>
          <w:t>rm</w:t>
        </w:r>
        <w:proofErr w:type="spellEnd"/>
        <w:r w:rsidRPr="00F6275B">
          <w:rPr>
            <w:b/>
            <w:rPrChange w:id="417" w:author="NASRADDINE Ayoub" w:date="2017-07-12T15:30:00Z">
              <w:rPr/>
            </w:rPrChange>
          </w:rPr>
          <w:t xml:space="preserve"> </w:t>
        </w:r>
        <w:proofErr w:type="spellStart"/>
        <w:r w:rsidRPr="00F6275B">
          <w:rPr>
            <w:b/>
            <w:rPrChange w:id="418" w:author="NASRADDINE Ayoub" w:date="2017-07-12T15:30:00Z">
              <w:rPr/>
            </w:rPrChange>
          </w:rPr>
          <w:t>kafkacontainer</w:t>
        </w:r>
        <w:proofErr w:type="spellEnd"/>
        <w:r>
          <w:rPr>
            <w:b/>
          </w:rPr>
          <w:t> :</w:t>
        </w:r>
      </w:ins>
    </w:p>
    <w:p w14:paraId="0516361D" w14:textId="1C99949D" w:rsidR="00F6275B" w:rsidRPr="00F6275B" w:rsidRDefault="00F6275B" w:rsidP="00F6275B">
      <w:pPr>
        <w:pStyle w:val="Paragraphedeliste"/>
        <w:numPr>
          <w:ilvl w:val="1"/>
          <w:numId w:val="15"/>
        </w:numPr>
        <w:rPr>
          <w:ins w:id="419" w:author="NASRADDINE Ayoub" w:date="2017-07-12T15:32:00Z"/>
          <w:b/>
          <w:rPrChange w:id="420" w:author="NASRADDINE Ayoub" w:date="2017-07-12T15:32:00Z">
            <w:rPr>
              <w:ins w:id="421" w:author="NASRADDINE Ayoub" w:date="2017-07-12T15:32:00Z"/>
            </w:rPr>
          </w:rPrChange>
        </w:rPr>
        <w:pPrChange w:id="422" w:author="NASRADDINE Ayoub" w:date="2017-07-12T15:30:00Z">
          <w:pPr>
            <w:pStyle w:val="Titre1"/>
          </w:pPr>
        </w:pPrChange>
      </w:pPr>
      <w:ins w:id="423" w:author="NASRADDINE Ayoub" w:date="2017-07-12T15:30:00Z">
        <w:r>
          <w:t>Permet de supprimer un container (très utile car les containers peuvent s</w:t>
        </w:r>
      </w:ins>
      <w:ins w:id="424" w:author="NASRADDINE Ayoub" w:date="2017-07-12T15:31:00Z">
        <w:r>
          <w:t>’accumuler et prendre beaucoup d’espace sur le disque)</w:t>
        </w:r>
      </w:ins>
    </w:p>
    <w:p w14:paraId="4A7A04D9" w14:textId="27078F04" w:rsidR="00F6275B" w:rsidRDefault="00F6275B" w:rsidP="00F6275B">
      <w:pPr>
        <w:pStyle w:val="Paragraphedeliste"/>
        <w:numPr>
          <w:ilvl w:val="0"/>
          <w:numId w:val="15"/>
        </w:numPr>
        <w:rPr>
          <w:ins w:id="425" w:author="NASRADDINE Ayoub" w:date="2017-07-12T15:32:00Z"/>
          <w:b/>
        </w:rPr>
        <w:pPrChange w:id="426" w:author="NASRADDINE Ayoub" w:date="2017-07-12T15:32:00Z">
          <w:pPr>
            <w:pStyle w:val="Titre1"/>
          </w:pPr>
        </w:pPrChange>
      </w:pPr>
      <w:ins w:id="427" w:author="NASRADDINE Ayoub" w:date="2017-07-12T15:32:00Z">
        <w:r w:rsidRPr="00F6275B">
          <w:rPr>
            <w:b/>
            <w:rPrChange w:id="428" w:author="NASRADDINE Ayoub" w:date="2017-07-12T15:32:00Z">
              <w:rPr/>
            </w:rPrChange>
          </w:rPr>
          <w:t>docker images</w:t>
        </w:r>
        <w:r>
          <w:rPr>
            <w:b/>
          </w:rPr>
          <w:t xml:space="preserve"> : </w:t>
        </w:r>
      </w:ins>
    </w:p>
    <w:p w14:paraId="44771258" w14:textId="55E5DB91" w:rsidR="00F6275B" w:rsidRPr="00F6275B" w:rsidRDefault="00F6275B" w:rsidP="00F6275B">
      <w:pPr>
        <w:pStyle w:val="Paragraphedeliste"/>
        <w:numPr>
          <w:ilvl w:val="1"/>
          <w:numId w:val="15"/>
        </w:numPr>
        <w:rPr>
          <w:ins w:id="429" w:author="NASRADDINE Ayoub" w:date="2017-07-12T15:32:00Z"/>
          <w:b/>
          <w:rPrChange w:id="430" w:author="NASRADDINE Ayoub" w:date="2017-07-12T15:33:00Z">
            <w:rPr>
              <w:ins w:id="431" w:author="NASRADDINE Ayoub" w:date="2017-07-12T15:32:00Z"/>
            </w:rPr>
          </w:rPrChange>
        </w:rPr>
        <w:pPrChange w:id="432" w:author="NASRADDINE Ayoub" w:date="2017-07-12T15:32:00Z">
          <w:pPr>
            <w:pStyle w:val="Titre1"/>
          </w:pPr>
        </w:pPrChange>
      </w:pPr>
      <w:ins w:id="433" w:author="NASRADDINE Ayoub" w:date="2017-07-12T15:32:00Z">
        <w:r>
          <w:t xml:space="preserve">Permet de voir toutes les images </w:t>
        </w:r>
      </w:ins>
    </w:p>
    <w:p w14:paraId="70E2C514" w14:textId="77777777" w:rsidR="00BB71AF" w:rsidRDefault="00F6275B" w:rsidP="00BB71AF">
      <w:pPr>
        <w:pStyle w:val="Paragraphedeliste"/>
        <w:numPr>
          <w:ilvl w:val="1"/>
          <w:numId w:val="15"/>
        </w:numPr>
        <w:rPr>
          <w:ins w:id="434" w:author="NASRADDINE Ayoub" w:date="2017-07-12T15:33:00Z"/>
          <w:b/>
          <w:rPrChange w:id="435" w:author="NASRADDINE Ayoub" w:date="2017-07-12T15:33:00Z">
            <w:rPr>
              <w:ins w:id="436" w:author="NASRADDINE Ayoub" w:date="2017-07-12T15:33:00Z"/>
              <w:b/>
            </w:rPr>
          </w:rPrChange>
        </w:rPr>
        <w:pPrChange w:id="437" w:author="NASRADDINE Ayoub" w:date="2017-07-12T16:09:00Z">
          <w:pPr>
            <w:pStyle w:val="PrformatHTML"/>
            <w:shd w:val="clear" w:color="auto" w:fill="F0F0F0"/>
            <w:spacing w:line="360" w:lineRule="atLeast"/>
          </w:pPr>
        </w:pPrChange>
      </w:pPr>
      <w:ins w:id="438" w:author="NASRADDINE Ayoub" w:date="2017-07-12T15:33:00Z">
        <w:r>
          <w:t>Remarque : on peut utiliser le pipe « | » pour faire une recherche grâce à la commande « </w:t>
        </w:r>
        <w:proofErr w:type="spellStart"/>
        <w:r>
          <w:t>grep</w:t>
        </w:r>
        <w:proofErr w:type="spellEnd"/>
        <w:r>
          <w:t xml:space="preserve"> » : </w:t>
        </w:r>
        <w:r w:rsidRPr="00F6275B">
          <w:rPr>
            <w:b/>
            <w:rPrChange w:id="439" w:author="NASRADDINE Ayoub" w:date="2017-07-12T15:33:00Z">
              <w:rPr/>
            </w:rPrChange>
          </w:rPr>
          <w:t xml:space="preserve">docker images | </w:t>
        </w:r>
        <w:proofErr w:type="spellStart"/>
        <w:r w:rsidRPr="00F6275B">
          <w:rPr>
            <w:b/>
            <w:rPrChange w:id="440" w:author="NASRADDINE Ayoub" w:date="2017-07-12T15:33:00Z">
              <w:rPr/>
            </w:rPrChange>
          </w:rPr>
          <w:t>grep</w:t>
        </w:r>
        <w:proofErr w:type="spellEnd"/>
        <w:r w:rsidRPr="00F6275B">
          <w:rPr>
            <w:b/>
            <w:rPrChange w:id="441" w:author="NASRADDINE Ayoub" w:date="2017-07-12T15:33:00Z">
              <w:rPr/>
            </w:rPrChange>
          </w:rPr>
          <w:t xml:space="preserve"> </w:t>
        </w:r>
        <w:proofErr w:type="spellStart"/>
        <w:r w:rsidRPr="00F6275B">
          <w:rPr>
            <w:b/>
            <w:rPrChange w:id="442" w:author="NASRADDINE Ayoub" w:date="2017-07-12T15:33:00Z">
              <w:rPr/>
            </w:rPrChange>
          </w:rPr>
          <w:t>kafk</w:t>
        </w:r>
        <w:proofErr w:type="spellEnd"/>
      </w:ins>
    </w:p>
    <w:p w14:paraId="32C031FD" w14:textId="46AF8E85" w:rsidR="00BB71AF" w:rsidRPr="00BB71AF" w:rsidRDefault="00BB71AF" w:rsidP="00BB71AF">
      <w:pPr>
        <w:pStyle w:val="Paragraphedeliste"/>
        <w:numPr>
          <w:ilvl w:val="0"/>
          <w:numId w:val="15"/>
        </w:numPr>
        <w:rPr>
          <w:ins w:id="443" w:author="NASRADDINE Ayoub" w:date="2017-07-12T16:09:00Z"/>
          <w:b/>
          <w:lang w:val="en-US"/>
          <w:rPrChange w:id="444" w:author="NASRADDINE Ayoub" w:date="2017-07-12T16:09:00Z">
            <w:rPr>
              <w:ins w:id="445" w:author="NASRADDINE Ayoub" w:date="2017-07-12T16:09:00Z"/>
              <w:rFonts w:cs="Consolas"/>
              <w:color w:val="006666"/>
              <w:lang w:val="en-US"/>
            </w:rPr>
          </w:rPrChange>
        </w:rPr>
        <w:pPrChange w:id="446" w:author="NASRADDINE Ayoub" w:date="2017-07-12T16:09:00Z">
          <w:pPr>
            <w:pStyle w:val="PrformatHTML"/>
            <w:shd w:val="clear" w:color="auto" w:fill="F0F0F0"/>
            <w:spacing w:line="360" w:lineRule="atLeast"/>
          </w:pPr>
        </w:pPrChange>
      </w:pPr>
      <w:proofErr w:type="spellStart"/>
      <w:ins w:id="447" w:author="NASRADDINE Ayoub" w:date="2017-07-12T16:08:00Z">
        <w:r w:rsidRPr="00BB71AF">
          <w:rPr>
            <w:b/>
            <w:lang w:val="en-US"/>
            <w:rPrChange w:id="448" w:author="NASRADDINE Ayoub" w:date="2017-07-12T16:09:00Z">
              <w:rPr>
                <w:b/>
              </w:rPr>
            </w:rPrChange>
          </w:rPr>
          <w:t>docker</w:t>
        </w:r>
        <w:proofErr w:type="spellEnd"/>
        <w:r w:rsidRPr="00BB71AF">
          <w:rPr>
            <w:b/>
            <w:lang w:val="en-US"/>
            <w:rPrChange w:id="449" w:author="NASRADDINE Ayoub" w:date="2017-07-12T16:09:00Z">
              <w:rPr>
                <w:b/>
              </w:rPr>
            </w:rPrChange>
          </w:rPr>
          <w:t xml:space="preserve"> pull </w:t>
        </w:r>
      </w:ins>
      <w:ins w:id="450" w:author="NASRADDINE Ayoub" w:date="2017-07-12T16:09:00Z">
        <w:r w:rsidRPr="00BB71AF">
          <w:rPr>
            <w:rFonts w:cs="Consolas"/>
            <w:color w:val="000000"/>
            <w:lang w:val="en-US"/>
            <w:rPrChange w:id="451" w:author="NASRADDINE Ayoub" w:date="2017-07-12T16:09:00Z">
              <w:rPr>
                <w:rFonts w:ascii="Consolas" w:hAnsi="Consolas" w:cs="Consolas"/>
                <w:color w:val="000000"/>
                <w:sz w:val="24"/>
                <w:szCs w:val="24"/>
              </w:rPr>
            </w:rPrChange>
          </w:rPr>
          <w:t>docker</w:t>
        </w:r>
        <w:r w:rsidRPr="00BB71AF">
          <w:rPr>
            <w:rFonts w:cs="Consolas"/>
            <w:color w:val="666600"/>
            <w:lang w:val="en-US"/>
            <w:rPrChange w:id="452" w:author="NASRADDINE Ayoub" w:date="2017-07-12T16:09:00Z">
              <w:rPr>
                <w:rFonts w:ascii="Consolas" w:hAnsi="Consolas" w:cs="Consolas"/>
                <w:color w:val="666600"/>
                <w:sz w:val="24"/>
                <w:szCs w:val="24"/>
              </w:rPr>
            </w:rPrChange>
          </w:rPr>
          <w:t>.</w:t>
        </w:r>
        <w:r w:rsidRPr="00BB71AF">
          <w:rPr>
            <w:rFonts w:cs="Consolas"/>
            <w:color w:val="000000"/>
            <w:lang w:val="en-US"/>
            <w:rPrChange w:id="453" w:author="NASRADDINE Ayoub" w:date="2017-07-12T16:09:00Z">
              <w:rPr>
                <w:rFonts w:ascii="Consolas" w:hAnsi="Consolas" w:cs="Consolas"/>
                <w:color w:val="000000"/>
                <w:sz w:val="24"/>
                <w:szCs w:val="24"/>
              </w:rPr>
            </w:rPrChange>
          </w:rPr>
          <w:t>elastic</w:t>
        </w:r>
        <w:r w:rsidRPr="00BB71AF">
          <w:rPr>
            <w:rFonts w:cs="Consolas"/>
            <w:color w:val="666600"/>
            <w:lang w:val="en-US"/>
            <w:rPrChange w:id="454" w:author="NASRADDINE Ayoub" w:date="2017-07-12T16:09:00Z">
              <w:rPr>
                <w:rFonts w:ascii="Consolas" w:hAnsi="Consolas" w:cs="Consolas"/>
                <w:color w:val="666600"/>
                <w:sz w:val="24"/>
                <w:szCs w:val="24"/>
              </w:rPr>
            </w:rPrChange>
          </w:rPr>
          <w:t>.</w:t>
        </w:r>
        <w:r w:rsidRPr="00BB71AF">
          <w:rPr>
            <w:rFonts w:cs="Consolas"/>
            <w:color w:val="000000"/>
            <w:lang w:val="en-US"/>
            <w:rPrChange w:id="455" w:author="NASRADDINE Ayoub" w:date="2017-07-12T16:09:00Z">
              <w:rPr>
                <w:rFonts w:ascii="Consolas" w:hAnsi="Consolas" w:cs="Consolas"/>
                <w:color w:val="000000"/>
                <w:sz w:val="24"/>
                <w:szCs w:val="24"/>
              </w:rPr>
            </w:rPrChange>
          </w:rPr>
          <w:t>co</w:t>
        </w:r>
        <w:r w:rsidRPr="00BB71AF">
          <w:rPr>
            <w:rFonts w:cs="Consolas"/>
            <w:color w:val="666600"/>
            <w:lang w:val="en-US"/>
            <w:rPrChange w:id="456" w:author="NASRADDINE Ayoub" w:date="2017-07-12T16:09:00Z">
              <w:rPr>
                <w:rFonts w:ascii="Consolas" w:hAnsi="Consolas" w:cs="Consolas"/>
                <w:color w:val="666600"/>
                <w:sz w:val="24"/>
                <w:szCs w:val="24"/>
              </w:rPr>
            </w:rPrChange>
          </w:rPr>
          <w:t>/</w:t>
        </w:r>
        <w:proofErr w:type="spellStart"/>
        <w:r w:rsidRPr="00BB71AF">
          <w:rPr>
            <w:rFonts w:cs="Consolas"/>
            <w:color w:val="000000"/>
            <w:lang w:val="en-US"/>
            <w:rPrChange w:id="457" w:author="NASRADDINE Ayoub" w:date="2017-07-12T16:09:00Z">
              <w:rPr>
                <w:rFonts w:ascii="Consolas" w:hAnsi="Consolas" w:cs="Consolas"/>
                <w:color w:val="000000"/>
                <w:sz w:val="24"/>
                <w:szCs w:val="24"/>
              </w:rPr>
            </w:rPrChange>
          </w:rPr>
          <w:t>elasticsearch</w:t>
        </w:r>
        <w:proofErr w:type="spellEnd"/>
        <w:r w:rsidRPr="00BB71AF">
          <w:rPr>
            <w:rFonts w:cs="Consolas"/>
            <w:color w:val="666600"/>
            <w:lang w:val="en-US"/>
            <w:rPrChange w:id="458" w:author="NASRADDINE Ayoub" w:date="2017-07-12T16:09:00Z">
              <w:rPr>
                <w:rFonts w:ascii="Consolas" w:hAnsi="Consolas" w:cs="Consolas"/>
                <w:color w:val="666600"/>
                <w:sz w:val="24"/>
                <w:szCs w:val="24"/>
              </w:rPr>
            </w:rPrChange>
          </w:rPr>
          <w:t>/</w:t>
        </w:r>
        <w:r w:rsidRPr="00BB71AF">
          <w:rPr>
            <w:rFonts w:cs="Consolas"/>
            <w:color w:val="000000"/>
            <w:lang w:val="en-US"/>
            <w:rPrChange w:id="459" w:author="NASRADDINE Ayoub" w:date="2017-07-12T16:09:00Z">
              <w:rPr>
                <w:rFonts w:ascii="Consolas" w:hAnsi="Consolas" w:cs="Consolas"/>
                <w:color w:val="000000"/>
                <w:sz w:val="24"/>
                <w:szCs w:val="24"/>
              </w:rPr>
            </w:rPrChange>
          </w:rPr>
          <w:t>elasticsearch</w:t>
        </w:r>
        <w:r w:rsidRPr="00BB71AF">
          <w:rPr>
            <w:rFonts w:cs="Consolas"/>
            <w:color w:val="666600"/>
            <w:lang w:val="en-US"/>
            <w:rPrChange w:id="460" w:author="NASRADDINE Ayoub" w:date="2017-07-12T16:09:00Z">
              <w:rPr>
                <w:rFonts w:ascii="Consolas" w:hAnsi="Consolas" w:cs="Consolas"/>
                <w:color w:val="666600"/>
                <w:sz w:val="24"/>
                <w:szCs w:val="24"/>
              </w:rPr>
            </w:rPrChange>
          </w:rPr>
          <w:t>:</w:t>
        </w:r>
        <w:r w:rsidRPr="00BB71AF">
          <w:rPr>
            <w:rFonts w:cs="Consolas"/>
            <w:color w:val="006666"/>
            <w:lang w:val="en-US"/>
            <w:rPrChange w:id="461" w:author="NASRADDINE Ayoub" w:date="2017-07-12T16:09:00Z">
              <w:rPr>
                <w:rFonts w:ascii="Consolas" w:hAnsi="Consolas" w:cs="Consolas"/>
                <w:color w:val="006666"/>
                <w:sz w:val="24"/>
                <w:szCs w:val="24"/>
              </w:rPr>
            </w:rPrChange>
          </w:rPr>
          <w:t>5.5</w:t>
        </w:r>
        <w:r w:rsidRPr="00BB71AF">
          <w:rPr>
            <w:rFonts w:cs="Consolas"/>
            <w:color w:val="666600"/>
            <w:lang w:val="en-US"/>
            <w:rPrChange w:id="462" w:author="NASRADDINE Ayoub" w:date="2017-07-12T16:09:00Z">
              <w:rPr>
                <w:rFonts w:ascii="Consolas" w:hAnsi="Consolas" w:cs="Consolas"/>
                <w:color w:val="666600"/>
                <w:sz w:val="24"/>
                <w:szCs w:val="24"/>
              </w:rPr>
            </w:rPrChange>
          </w:rPr>
          <w:t>.</w:t>
        </w:r>
        <w:r w:rsidRPr="00BB71AF">
          <w:rPr>
            <w:rFonts w:cs="Consolas"/>
            <w:color w:val="006666"/>
            <w:lang w:val="en-US"/>
            <w:rPrChange w:id="463" w:author="NASRADDINE Ayoub" w:date="2017-07-12T16:09:00Z">
              <w:rPr>
                <w:rFonts w:ascii="Consolas" w:hAnsi="Consolas" w:cs="Consolas"/>
                <w:color w:val="006666"/>
                <w:sz w:val="24"/>
                <w:szCs w:val="24"/>
              </w:rPr>
            </w:rPrChange>
          </w:rPr>
          <w:t>0</w:t>
        </w:r>
      </w:ins>
    </w:p>
    <w:p w14:paraId="57FB60B4" w14:textId="2AD140B5" w:rsidR="00BB71AF" w:rsidRPr="00BB71AF" w:rsidRDefault="00BB71AF" w:rsidP="00BB71AF">
      <w:pPr>
        <w:pStyle w:val="Paragraphedeliste"/>
        <w:numPr>
          <w:ilvl w:val="1"/>
          <w:numId w:val="15"/>
        </w:numPr>
        <w:rPr>
          <w:ins w:id="464" w:author="NASRADDINE Ayoub" w:date="2017-07-12T16:09:00Z"/>
          <w:rPrChange w:id="465" w:author="NASRADDINE Ayoub" w:date="2017-07-12T16:10:00Z">
            <w:rPr>
              <w:ins w:id="466" w:author="NASRADDINE Ayoub" w:date="2017-07-12T16:09:00Z"/>
              <w:rFonts w:ascii="Consolas" w:hAnsi="Consolas" w:cs="Consolas"/>
              <w:color w:val="333333"/>
              <w:sz w:val="24"/>
              <w:szCs w:val="24"/>
            </w:rPr>
          </w:rPrChange>
        </w:rPr>
        <w:pPrChange w:id="467" w:author="NASRADDINE Ayoub" w:date="2017-07-12T16:09:00Z">
          <w:pPr>
            <w:pStyle w:val="PrformatHTML"/>
            <w:shd w:val="clear" w:color="auto" w:fill="F0F0F0"/>
            <w:spacing w:line="360" w:lineRule="atLeast"/>
          </w:pPr>
        </w:pPrChange>
      </w:pPr>
      <w:ins w:id="468" w:author="NASRADDINE Ayoub" w:date="2017-07-12T16:09:00Z">
        <w:r w:rsidRPr="00BB71AF">
          <w:rPr>
            <w:rPrChange w:id="469" w:author="NASRADDINE Ayoub" w:date="2017-07-12T16:10:00Z">
              <w:rPr>
                <w:b/>
                <w:lang w:val="en-US"/>
              </w:rPr>
            </w:rPrChange>
          </w:rPr>
          <w:t>permet de récupérer une image depuis une url</w:t>
        </w:r>
      </w:ins>
      <w:ins w:id="470" w:author="NASRADDINE Ayoub" w:date="2017-07-12T16:12:00Z">
        <w:r>
          <w:t xml:space="preserve"> : ici c’est une image contenant </w:t>
        </w:r>
        <w:proofErr w:type="spellStart"/>
        <w:r>
          <w:t>elasticsearch</w:t>
        </w:r>
        <w:proofErr w:type="spellEnd"/>
        <w:r>
          <w:t xml:space="preserve"> (le SGBD)</w:t>
        </w:r>
      </w:ins>
    </w:p>
    <w:p w14:paraId="6C3B1619" w14:textId="47DC9A8A" w:rsidR="00F6275B" w:rsidRPr="00BB71AF" w:rsidRDefault="00F6275B" w:rsidP="00F6275B">
      <w:pPr>
        <w:pStyle w:val="Paragraphedeliste"/>
        <w:numPr>
          <w:ilvl w:val="0"/>
          <w:numId w:val="15"/>
        </w:numPr>
        <w:rPr>
          <w:ins w:id="471" w:author="NASRADDINE Ayoub" w:date="2017-07-12T15:30:00Z"/>
          <w:b/>
          <w:rPrChange w:id="472" w:author="NASRADDINE Ayoub" w:date="2017-07-12T16:10:00Z">
            <w:rPr>
              <w:ins w:id="473" w:author="NASRADDINE Ayoub" w:date="2017-07-12T15:30:00Z"/>
              <w:b/>
            </w:rPr>
          </w:rPrChange>
        </w:rPr>
        <w:pPrChange w:id="474" w:author="NASRADDINE Ayoub" w:date="2017-07-12T15:34:00Z">
          <w:pPr>
            <w:pStyle w:val="Titre1"/>
          </w:pPr>
        </w:pPrChange>
      </w:pPr>
      <w:bookmarkStart w:id="475" w:name="_GoBack"/>
      <w:bookmarkEnd w:id="475"/>
    </w:p>
    <w:p w14:paraId="40269C99" w14:textId="77777777" w:rsidR="00F6275B" w:rsidRPr="00BB71AF" w:rsidRDefault="00F6275B" w:rsidP="00F6275B">
      <w:pPr>
        <w:pStyle w:val="Paragraphedeliste"/>
        <w:rPr>
          <w:ins w:id="476" w:author="NASRADDINE Ayoub" w:date="2017-07-12T15:30:00Z"/>
          <w:b/>
          <w:rPrChange w:id="477" w:author="NASRADDINE Ayoub" w:date="2017-07-12T16:10:00Z">
            <w:rPr>
              <w:ins w:id="478" w:author="NASRADDINE Ayoub" w:date="2017-07-12T15:30:00Z"/>
              <w:b/>
            </w:rPr>
          </w:rPrChange>
        </w:rPr>
        <w:pPrChange w:id="479" w:author="NASRADDINE Ayoub" w:date="2017-07-12T15:30:00Z">
          <w:pPr>
            <w:pStyle w:val="Titre1"/>
          </w:pPr>
        </w:pPrChange>
      </w:pPr>
    </w:p>
    <w:p w14:paraId="24527DEA" w14:textId="77777777" w:rsidR="00F6275B" w:rsidRPr="00BB71AF" w:rsidRDefault="00F6275B" w:rsidP="00F6275B">
      <w:pPr>
        <w:pStyle w:val="Paragraphedeliste"/>
        <w:rPr>
          <w:ins w:id="480" w:author="NASRADDINE Ayoub" w:date="2017-07-12T15:30:00Z"/>
          <w:b/>
          <w:rPrChange w:id="481" w:author="NASRADDINE Ayoub" w:date="2017-07-12T16:10:00Z">
            <w:rPr>
              <w:ins w:id="482" w:author="NASRADDINE Ayoub" w:date="2017-07-12T15:30:00Z"/>
              <w:b/>
            </w:rPr>
          </w:rPrChange>
        </w:rPr>
        <w:pPrChange w:id="483" w:author="NASRADDINE Ayoub" w:date="2017-07-12T15:30:00Z">
          <w:pPr>
            <w:pStyle w:val="Titre1"/>
          </w:pPr>
        </w:pPrChange>
      </w:pPr>
    </w:p>
    <w:p w14:paraId="07DF1910" w14:textId="69C9FDB0" w:rsidR="00ED284D" w:rsidRPr="00F6275B" w:rsidRDefault="00ED284D" w:rsidP="00CB0C00">
      <w:pPr>
        <w:pStyle w:val="Titre1"/>
        <w:rPr>
          <w:ins w:id="484" w:author="NASRADDINE Ayoub" w:date="2017-07-11T11:11:00Z"/>
          <w:b/>
          <w:rPrChange w:id="485" w:author="NASRADDINE Ayoub" w:date="2017-07-12T15:30:00Z">
            <w:rPr>
              <w:ins w:id="486" w:author="NASRADDINE Ayoub" w:date="2017-07-11T11:11:00Z"/>
            </w:rPr>
          </w:rPrChange>
        </w:rPr>
        <w:pPrChange w:id="487" w:author="NASRADDINE Ayoub" w:date="2017-07-12T15:56:00Z">
          <w:pPr>
            <w:pStyle w:val="Titre1"/>
          </w:pPr>
        </w:pPrChange>
      </w:pPr>
      <w:ins w:id="488" w:author="NASRADDINE Ayoub" w:date="2017-07-11T11:11:00Z">
        <w:r>
          <w:t>Présentation des technologies</w:t>
        </w:r>
      </w:ins>
    </w:p>
    <w:p w14:paraId="14D12467" w14:textId="77777777" w:rsidR="00ED284D" w:rsidRPr="0041293E" w:rsidRDefault="00ED284D" w:rsidP="00ED284D">
      <w:pPr>
        <w:rPr>
          <w:ins w:id="489" w:author="NASRADDINE Ayoub" w:date="2017-07-11T11:11:00Z"/>
        </w:rPr>
      </w:pPr>
    </w:p>
    <w:p w14:paraId="366E2FA0" w14:textId="77777777" w:rsidR="00ED284D" w:rsidRDefault="00ED284D" w:rsidP="00ED284D">
      <w:pPr>
        <w:pStyle w:val="Titre2"/>
        <w:rPr>
          <w:ins w:id="490" w:author="NASRADDINE Ayoub" w:date="2017-07-11T11:11:00Z"/>
        </w:rPr>
      </w:pPr>
      <w:proofErr w:type="spellStart"/>
      <w:ins w:id="491" w:author="NASRADDINE Ayoub" w:date="2017-07-11T11:11:00Z">
        <w:r>
          <w:t>Elastic</w:t>
        </w:r>
        <w:proofErr w:type="spellEnd"/>
        <w:r>
          <w:t xml:space="preserve"> </w:t>
        </w:r>
        <w:proofErr w:type="spellStart"/>
        <w:r>
          <w:t>Stack</w:t>
        </w:r>
        <w:proofErr w:type="spellEnd"/>
      </w:ins>
    </w:p>
    <w:p w14:paraId="3C25ED69" w14:textId="77777777" w:rsidR="00ED284D" w:rsidRDefault="00ED284D" w:rsidP="00ED284D">
      <w:pPr>
        <w:rPr>
          <w:ins w:id="492" w:author="NASRADDINE Ayoub" w:date="2017-07-11T11:11:00Z"/>
        </w:rPr>
      </w:pPr>
    </w:p>
    <w:p w14:paraId="16119848" w14:textId="77777777" w:rsidR="00ED284D" w:rsidRPr="00F33BF4" w:rsidRDefault="00ED284D" w:rsidP="00ED284D">
      <w:pPr>
        <w:pStyle w:val="Titre3"/>
        <w:rPr>
          <w:ins w:id="493" w:author="NASRADDINE Ayoub" w:date="2017-07-11T11:11:00Z"/>
        </w:rPr>
      </w:pPr>
      <w:ins w:id="494" w:author="NASRADDINE Ayoub" w:date="2017-07-11T11:11:00Z">
        <w:r>
          <w:t>Présentation de la suite</w:t>
        </w:r>
      </w:ins>
    </w:p>
    <w:p w14:paraId="3C0BD268" w14:textId="77777777" w:rsidR="00ED284D" w:rsidRDefault="00ED284D" w:rsidP="00ED284D">
      <w:pPr>
        <w:rPr>
          <w:ins w:id="495" w:author="NASRADDINE Ayoub" w:date="2017-07-11T11:11:00Z"/>
        </w:rPr>
      </w:pPr>
    </w:p>
    <w:p w14:paraId="2C93A7DD" w14:textId="77777777" w:rsidR="00ED284D" w:rsidRPr="006A1562" w:rsidRDefault="00ED284D" w:rsidP="00ED284D">
      <w:pPr>
        <w:rPr>
          <w:ins w:id="496" w:author="NASRADDINE Ayoub" w:date="2017-07-11T11:11:00Z"/>
          <w:lang w:val="en-US"/>
        </w:rPr>
      </w:pPr>
      <w:ins w:id="497" w:author="NASRADDINE Ayoub" w:date="2017-07-11T11:11:00Z">
        <w:r w:rsidRPr="00B61163">
          <w:rPr>
            <w:rPrChange w:id="498" w:author="NASRADDINE Ayoub" w:date="2017-07-12T15:13:00Z">
              <w:rPr>
                <w:lang w:val="en-US"/>
              </w:rPr>
            </w:rPrChange>
          </w:rPr>
          <w:t xml:space="preserve">Site Web : </w:t>
        </w:r>
        <w:r>
          <w:fldChar w:fldCharType="begin"/>
        </w:r>
        <w:r w:rsidRPr="00B61163">
          <w:rPr>
            <w:rPrChange w:id="499" w:author="NASRADDINE Ayoub" w:date="2017-07-12T15:13:00Z">
              <w:rPr>
                <w:lang w:val="en-US"/>
              </w:rPr>
            </w:rPrChange>
          </w:rPr>
          <w:instrText xml:space="preserve"> HYPERLINK "https://www.elastic.co" </w:instrText>
        </w:r>
        <w:r>
          <w:fldChar w:fldCharType="separate"/>
        </w:r>
        <w:r w:rsidRPr="00B61163">
          <w:rPr>
            <w:rStyle w:val="Lienhypertexte"/>
            <w:rPrChange w:id="500" w:author="NASRADDINE Ayoub" w:date="2017-07-12T15:13:00Z">
              <w:rPr>
                <w:rStyle w:val="Lienhypertexte"/>
                <w:lang w:val="en-US"/>
              </w:rPr>
            </w:rPrChange>
          </w:rPr>
          <w:t>https</w:t>
        </w:r>
        <w:r w:rsidRPr="006A1562">
          <w:rPr>
            <w:rStyle w:val="Lienhypertexte"/>
            <w:lang w:val="en-US"/>
          </w:rPr>
          <w:t>://www.elastic.co</w:t>
        </w:r>
        <w:r>
          <w:rPr>
            <w:rStyle w:val="Lienhypertexte"/>
            <w:lang w:val="en-US"/>
          </w:rPr>
          <w:fldChar w:fldCharType="end"/>
        </w:r>
        <w:r w:rsidRPr="006A1562">
          <w:rPr>
            <w:lang w:val="en-US"/>
          </w:rPr>
          <w:t xml:space="preserve"> 07/06/2017</w:t>
        </w:r>
      </w:ins>
    </w:p>
    <w:p w14:paraId="379B9916" w14:textId="77777777" w:rsidR="00ED284D" w:rsidRDefault="00ED284D" w:rsidP="00ED284D">
      <w:pPr>
        <w:rPr>
          <w:ins w:id="501" w:author="NASRADDINE Ayoub" w:date="2017-07-11T11:11:00Z"/>
          <w:lang w:val="en-US"/>
        </w:rPr>
      </w:pPr>
      <w:proofErr w:type="spellStart"/>
      <w:proofErr w:type="gramStart"/>
      <w:ins w:id="502" w:author="NASRADDINE Ayoub" w:date="2017-07-11T11:11:00Z">
        <w:r w:rsidRPr="006A1562">
          <w:rPr>
            <w:lang w:val="en-US"/>
          </w:rPr>
          <w:t>Elasticsearch</w:t>
        </w:r>
        <w:proofErr w:type="spellEnd"/>
        <w:r w:rsidRPr="006A1562">
          <w:rPr>
            <w:lang w:val="en-US"/>
          </w:rPr>
          <w:t> :</w:t>
        </w:r>
        <w:proofErr w:type="gramEnd"/>
        <w:r w:rsidRPr="006A1562">
          <w:rPr>
            <w:lang w:val="en-US"/>
          </w:rPr>
          <w:t xml:space="preserve"> </w:t>
        </w:r>
        <w:r>
          <w:fldChar w:fldCharType="begin"/>
        </w:r>
        <w:r w:rsidRPr="0052355F">
          <w:rPr>
            <w:lang w:val="en-US"/>
          </w:rPr>
          <w:instrText xml:space="preserve"> HYPERLINK "https://www.elastic.co/fr/products/elasticsearch" </w:instrText>
        </w:r>
        <w:r>
          <w:fldChar w:fldCharType="separate"/>
        </w:r>
        <w:r w:rsidRPr="00A56429">
          <w:rPr>
            <w:rStyle w:val="Lienhypertexte"/>
            <w:lang w:val="en-US"/>
          </w:rPr>
          <w:t>https://www.elastic.co/fr/products/elasticsearch</w:t>
        </w:r>
        <w:r>
          <w:rPr>
            <w:rStyle w:val="Lienhypertexte"/>
            <w:lang w:val="en-US"/>
          </w:rPr>
          <w:fldChar w:fldCharType="end"/>
        </w:r>
      </w:ins>
    </w:p>
    <w:p w14:paraId="674CA5A0" w14:textId="77777777" w:rsidR="00ED284D" w:rsidRPr="00F87860" w:rsidRDefault="00ED284D" w:rsidP="00ED284D">
      <w:pPr>
        <w:rPr>
          <w:ins w:id="503" w:author="NASRADDINE Ayoub" w:date="2017-07-11T11:11:00Z"/>
        </w:rPr>
      </w:pPr>
      <w:proofErr w:type="spellStart"/>
      <w:ins w:id="504" w:author="NASRADDINE Ayoub" w:date="2017-07-11T11:11:00Z">
        <w:r w:rsidRPr="00F87860">
          <w:t>Logstash</w:t>
        </w:r>
        <w:proofErr w:type="spellEnd"/>
        <w:r w:rsidRPr="00F87860">
          <w:t xml:space="preserve"> : </w:t>
        </w:r>
        <w:r>
          <w:fldChar w:fldCharType="begin"/>
        </w:r>
        <w:r>
          <w:instrText xml:space="preserve"> HYPERLINK "https://www.elastic.co/fr/products/logstash" </w:instrText>
        </w:r>
        <w:r>
          <w:fldChar w:fldCharType="separate"/>
        </w:r>
        <w:r w:rsidRPr="00F87860">
          <w:rPr>
            <w:rStyle w:val="Lienhypertexte"/>
          </w:rPr>
          <w:t>https://www.elastic.co/fr/products/logstash</w:t>
        </w:r>
        <w:r>
          <w:rPr>
            <w:rStyle w:val="Lienhypertexte"/>
          </w:rPr>
          <w:fldChar w:fldCharType="end"/>
        </w:r>
      </w:ins>
    </w:p>
    <w:p w14:paraId="027AD3A7" w14:textId="77777777" w:rsidR="00ED284D" w:rsidRPr="00F87860" w:rsidRDefault="00ED284D" w:rsidP="00ED284D">
      <w:pPr>
        <w:rPr>
          <w:ins w:id="505" w:author="NASRADDINE Ayoub" w:date="2017-07-11T11:11:00Z"/>
        </w:rPr>
      </w:pPr>
      <w:proofErr w:type="spellStart"/>
      <w:ins w:id="506" w:author="NASRADDINE Ayoub" w:date="2017-07-11T11:11:00Z">
        <w:r w:rsidRPr="00F87860">
          <w:t>Kibana</w:t>
        </w:r>
        <w:proofErr w:type="spellEnd"/>
        <w:r w:rsidRPr="00F87860">
          <w:t xml:space="preserve"> : </w:t>
        </w:r>
        <w:r>
          <w:fldChar w:fldCharType="begin"/>
        </w:r>
        <w:r>
          <w:instrText xml:space="preserve"> HYPERLINK "https://www.elastic.co/fr/products/kibana" </w:instrText>
        </w:r>
        <w:r>
          <w:fldChar w:fldCharType="separate"/>
        </w:r>
        <w:r w:rsidRPr="00F87860">
          <w:rPr>
            <w:rStyle w:val="Lienhypertexte"/>
          </w:rPr>
          <w:t>https://www.elastic.co/fr/products/kibana</w:t>
        </w:r>
        <w:r>
          <w:rPr>
            <w:rStyle w:val="Lienhypertexte"/>
          </w:rPr>
          <w:fldChar w:fldCharType="end"/>
        </w:r>
      </w:ins>
    </w:p>
    <w:p w14:paraId="3D16700E" w14:textId="77777777" w:rsidR="00ED284D" w:rsidRPr="00F87860" w:rsidRDefault="00ED284D" w:rsidP="00ED284D">
      <w:pPr>
        <w:rPr>
          <w:ins w:id="507" w:author="NASRADDINE Ayoub" w:date="2017-07-11T11:11:00Z"/>
        </w:rPr>
      </w:pPr>
    </w:p>
    <w:p w14:paraId="20D5A062" w14:textId="77777777" w:rsidR="00ED284D" w:rsidRDefault="00ED284D" w:rsidP="00ED284D">
      <w:pPr>
        <w:rPr>
          <w:ins w:id="508" w:author="NASRADDINE Ayoub" w:date="2017-07-11T11:11:00Z"/>
        </w:rPr>
      </w:pPr>
      <w:proofErr w:type="spellStart"/>
      <w:ins w:id="509" w:author="NASRADDINE Ayoub" w:date="2017-07-11T11:11:00Z">
        <w:r>
          <w:t>Elastic</w:t>
        </w:r>
        <w:proofErr w:type="spellEnd"/>
        <w:r>
          <w:t xml:space="preserve"> </w:t>
        </w:r>
        <w:proofErr w:type="spellStart"/>
        <w:r>
          <w:t>Stack</w:t>
        </w:r>
        <w:proofErr w:type="spellEnd"/>
        <w:r>
          <w:t xml:space="preserve"> est une architecture</w:t>
        </w:r>
        <w:r w:rsidRPr="00497159">
          <w:t xml:space="preserve"> qui permet</w:t>
        </w:r>
        <w:r>
          <w:t xml:space="preserve"> de récupérer des données (Logstash, Beats), de les stocker, indexer et analyser (Elasticsearch), et de les visualiser (</w:t>
        </w:r>
        <w:proofErr w:type="spellStart"/>
        <w:r>
          <w:t>Kibana</w:t>
        </w:r>
        <w:proofErr w:type="spellEnd"/>
        <w:r>
          <w:t>). Elastic Cloud permet d’héberger le serveur sur le cloud et d’y accéder à distance (par opposition à la version locale) et X-Pack est une bibliothèque de plugins permettant par exemple de créer des graphes ou de sécuriser l’accès aux différents outils.</w:t>
        </w:r>
      </w:ins>
    </w:p>
    <w:p w14:paraId="3E768B2C" w14:textId="77777777" w:rsidR="00ED284D" w:rsidRPr="00497159" w:rsidRDefault="00ED284D" w:rsidP="00ED284D">
      <w:pPr>
        <w:rPr>
          <w:ins w:id="510" w:author="NASRADDINE Ayoub" w:date="2017-07-11T11:11:00Z"/>
        </w:rPr>
      </w:pPr>
    </w:p>
    <w:p w14:paraId="64C5D9F8" w14:textId="77777777" w:rsidR="00ED284D" w:rsidRDefault="00ED284D" w:rsidP="00ED284D">
      <w:pPr>
        <w:rPr>
          <w:ins w:id="511" w:author="NASRADDINE Ayoub" w:date="2017-07-11T11:11:00Z"/>
        </w:rPr>
      </w:pPr>
      <w:ins w:id="512" w:author="NASRADDINE Ayoub" w:date="2017-07-11T11:11:00Z">
        <w:r>
          <w:rPr>
            <w:noProof/>
            <w:lang w:eastAsia="fr-FR"/>
          </w:rPr>
          <w:lastRenderedPageBreak/>
          <w:drawing>
            <wp:inline distT="0" distB="0" distL="0" distR="0" wp14:anchorId="2839E00D" wp14:editId="4F55218C">
              <wp:extent cx="5758815" cy="342000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80"/>
                      <a:stretch/>
                    </pic:blipFill>
                    <pic:spPr bwMode="auto">
                      <a:xfrm>
                        <a:off x="0" y="0"/>
                        <a:ext cx="5760720" cy="3421131"/>
                      </a:xfrm>
                      <a:prstGeom prst="rect">
                        <a:avLst/>
                      </a:prstGeom>
                      <a:ln>
                        <a:noFill/>
                      </a:ln>
                      <a:extLst>
                        <a:ext uri="{53640926-AAD7-44D8-BBD7-CCE9431645EC}">
                          <a14:shadowObscured xmlns:a14="http://schemas.microsoft.com/office/drawing/2010/main"/>
                        </a:ext>
                      </a:extLst>
                    </pic:spPr>
                  </pic:pic>
                </a:graphicData>
              </a:graphic>
            </wp:inline>
          </w:drawing>
        </w:r>
      </w:ins>
    </w:p>
    <w:p w14:paraId="1547E7C6" w14:textId="77777777" w:rsidR="00ED284D" w:rsidRDefault="00ED284D" w:rsidP="00ED284D">
      <w:pPr>
        <w:jc w:val="center"/>
        <w:rPr>
          <w:ins w:id="513" w:author="NASRADDINE Ayoub" w:date="2017-07-11T11:11:00Z"/>
        </w:rPr>
      </w:pPr>
      <w:ins w:id="514" w:author="NASRADDINE Ayoub" w:date="2017-07-11T11:11:00Z">
        <w:r>
          <w:t>La suite Elastic (capture vidéo)</w:t>
        </w:r>
      </w:ins>
    </w:p>
    <w:p w14:paraId="029340E5" w14:textId="77777777" w:rsidR="00ED284D" w:rsidRDefault="00ED284D" w:rsidP="00ED284D">
      <w:pPr>
        <w:jc w:val="center"/>
        <w:rPr>
          <w:ins w:id="515" w:author="NASRADDINE Ayoub" w:date="2017-07-11T11:11:00Z"/>
        </w:rPr>
      </w:pPr>
    </w:p>
    <w:p w14:paraId="662D39E0" w14:textId="77777777" w:rsidR="00ED284D" w:rsidRDefault="00ED284D" w:rsidP="00ED284D">
      <w:pPr>
        <w:rPr>
          <w:ins w:id="516" w:author="NASRADDINE Ayoub" w:date="2017-07-11T11:11:00Z"/>
        </w:rPr>
      </w:pPr>
      <w:ins w:id="517" w:author="NASRADDINE Ayoub" w:date="2017-07-11T11:11:00Z">
        <w:r>
          <w:rPr>
            <w:noProof/>
            <w:lang w:eastAsia="fr-FR"/>
          </w:rPr>
          <w:drawing>
            <wp:inline distT="0" distB="0" distL="0" distR="0" wp14:anchorId="0FF4D500" wp14:editId="3E9C0C02">
              <wp:extent cx="5759836" cy="342000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97"/>
                      <a:stretch/>
                    </pic:blipFill>
                    <pic:spPr bwMode="auto">
                      <a:xfrm>
                        <a:off x="0" y="0"/>
                        <a:ext cx="5760720" cy="3420525"/>
                      </a:xfrm>
                      <a:prstGeom prst="rect">
                        <a:avLst/>
                      </a:prstGeom>
                      <a:ln>
                        <a:noFill/>
                      </a:ln>
                      <a:extLst>
                        <a:ext uri="{53640926-AAD7-44D8-BBD7-CCE9431645EC}">
                          <a14:shadowObscured xmlns:a14="http://schemas.microsoft.com/office/drawing/2010/main"/>
                        </a:ext>
                      </a:extLst>
                    </pic:spPr>
                  </pic:pic>
                </a:graphicData>
              </a:graphic>
            </wp:inline>
          </w:drawing>
        </w:r>
      </w:ins>
    </w:p>
    <w:p w14:paraId="7012386A" w14:textId="77777777" w:rsidR="00ED284D" w:rsidRDefault="00ED284D" w:rsidP="00ED284D">
      <w:pPr>
        <w:jc w:val="center"/>
        <w:rPr>
          <w:ins w:id="518" w:author="NASRADDINE Ayoub" w:date="2017-07-11T11:11:00Z"/>
        </w:rPr>
      </w:pPr>
      <w:ins w:id="519" w:author="NASRADDINE Ayoub" w:date="2017-07-11T11:11:00Z">
        <w:r>
          <w:t>Champ d’utilisation de la suite Elastic</w:t>
        </w:r>
      </w:ins>
    </w:p>
    <w:p w14:paraId="060B3CE3" w14:textId="77777777" w:rsidR="00ED284D" w:rsidRDefault="00ED284D" w:rsidP="00ED284D">
      <w:pPr>
        <w:jc w:val="center"/>
        <w:rPr>
          <w:ins w:id="520" w:author="NASRADDINE Ayoub" w:date="2017-07-11T11:11:00Z"/>
        </w:rPr>
      </w:pPr>
    </w:p>
    <w:p w14:paraId="782B8609" w14:textId="77777777" w:rsidR="00ED284D" w:rsidRDefault="00ED284D" w:rsidP="00ED284D">
      <w:pPr>
        <w:pStyle w:val="Titre4"/>
        <w:rPr>
          <w:ins w:id="521" w:author="NASRADDINE Ayoub" w:date="2017-07-11T11:11:00Z"/>
        </w:rPr>
      </w:pPr>
      <w:ins w:id="522" w:author="NASRADDINE Ayoub" w:date="2017-07-11T11:11:00Z">
        <w:r>
          <w:t>Elasticsearch</w:t>
        </w:r>
      </w:ins>
    </w:p>
    <w:p w14:paraId="38C2029A" w14:textId="77777777" w:rsidR="00ED284D" w:rsidRPr="006A1562" w:rsidRDefault="00ED284D" w:rsidP="00ED284D">
      <w:pPr>
        <w:rPr>
          <w:ins w:id="523" w:author="NASRADDINE Ayoub" w:date="2017-07-11T11:11:00Z"/>
        </w:rPr>
      </w:pPr>
    </w:p>
    <w:p w14:paraId="05EAA730" w14:textId="77777777" w:rsidR="00ED284D" w:rsidRDefault="00ED284D" w:rsidP="00ED284D">
      <w:pPr>
        <w:rPr>
          <w:ins w:id="524" w:author="NASRADDINE Ayoub" w:date="2017-07-11T11:11:00Z"/>
        </w:rPr>
      </w:pPr>
      <w:ins w:id="525" w:author="NASRADDINE Ayoub" w:date="2017-07-11T11:11:00Z">
        <w:r>
          <w:lastRenderedPageBreak/>
          <w:t>Au cœur de la suite Elastic, Elasticsearch est un outil de base de données sans schéma et au modèle de données flexible. Il est programmé en java. C’est un serveur d’API sur lequel on fait les requêtes via le protocole HTTP.</w:t>
        </w:r>
      </w:ins>
    </w:p>
    <w:p w14:paraId="161C9CBB" w14:textId="77777777" w:rsidR="00ED284D" w:rsidRDefault="00ED284D" w:rsidP="00ED284D">
      <w:pPr>
        <w:rPr>
          <w:ins w:id="526" w:author="NASRADDINE Ayoub" w:date="2017-07-11T11:11:00Z"/>
        </w:rPr>
      </w:pPr>
      <w:ins w:id="527" w:author="NASRADDINE Ayoub" w:date="2017-07-11T11:11:00Z">
        <w:r>
          <w:t xml:space="preserve">Clients : </w:t>
        </w:r>
      </w:ins>
    </w:p>
    <w:p w14:paraId="62B55F90" w14:textId="77777777" w:rsidR="00ED284D" w:rsidRDefault="00ED284D" w:rsidP="00ED284D">
      <w:pPr>
        <w:pStyle w:val="Paragraphedeliste"/>
        <w:numPr>
          <w:ilvl w:val="0"/>
          <w:numId w:val="4"/>
        </w:numPr>
        <w:rPr>
          <w:ins w:id="528" w:author="NASRADDINE Ayoub" w:date="2017-07-11T11:11:00Z"/>
        </w:rPr>
      </w:pPr>
      <w:ins w:id="529" w:author="NASRADDINE Ayoub" w:date="2017-07-11T11:11:00Z">
        <w:r>
          <w:t>PSA Peugeot Citroën : efficience et amélioration des processus</w:t>
        </w:r>
      </w:ins>
    </w:p>
    <w:p w14:paraId="632008E7" w14:textId="77777777" w:rsidR="00ED284D" w:rsidRDefault="00ED284D" w:rsidP="00ED284D">
      <w:pPr>
        <w:pStyle w:val="Paragraphedeliste"/>
        <w:numPr>
          <w:ilvl w:val="0"/>
          <w:numId w:val="4"/>
        </w:numPr>
        <w:rPr>
          <w:ins w:id="530" w:author="NASRADDINE Ayoub" w:date="2017-07-11T11:11:00Z"/>
        </w:rPr>
      </w:pPr>
      <w:ins w:id="531" w:author="NASRADDINE Ayoub" w:date="2017-07-11T11:11:00Z">
        <w:r>
          <w:t>Orange : création d’un moteur de recherche intégré</w:t>
        </w:r>
      </w:ins>
    </w:p>
    <w:p w14:paraId="5F026DD8" w14:textId="77777777" w:rsidR="00ED284D" w:rsidRDefault="00ED284D" w:rsidP="00ED284D">
      <w:pPr>
        <w:pStyle w:val="Paragraphedeliste"/>
        <w:numPr>
          <w:ilvl w:val="0"/>
          <w:numId w:val="4"/>
        </w:numPr>
        <w:rPr>
          <w:ins w:id="532" w:author="NASRADDINE Ayoub" w:date="2017-07-11T11:11:00Z"/>
        </w:rPr>
      </w:pPr>
      <w:ins w:id="533" w:author="NASRADDINE Ayoub" w:date="2017-07-11T11:11:00Z">
        <w:r>
          <w:t>AXA : enrichissement et visualisation des données utilisateur</w:t>
        </w:r>
      </w:ins>
    </w:p>
    <w:p w14:paraId="7B3CCED5" w14:textId="77777777" w:rsidR="00ED284D" w:rsidRDefault="00ED284D" w:rsidP="00ED284D">
      <w:pPr>
        <w:pStyle w:val="Paragraphedeliste"/>
        <w:numPr>
          <w:ilvl w:val="0"/>
          <w:numId w:val="4"/>
        </w:numPr>
        <w:rPr>
          <w:ins w:id="534" w:author="NASRADDINE Ayoub" w:date="2017-07-11T11:11:00Z"/>
        </w:rPr>
      </w:pPr>
      <w:proofErr w:type="spellStart"/>
      <w:ins w:id="535" w:author="NASRADDINE Ayoub" w:date="2017-07-11T11:11:00Z">
        <w:r>
          <w:t>Github</w:t>
        </w:r>
        <w:proofErr w:type="spellEnd"/>
        <w:r>
          <w:t> : accélérer le développement de logiciels</w:t>
        </w:r>
      </w:ins>
    </w:p>
    <w:p w14:paraId="66D7B9A3" w14:textId="77777777" w:rsidR="00ED284D" w:rsidRDefault="00ED284D" w:rsidP="00ED284D">
      <w:pPr>
        <w:rPr>
          <w:ins w:id="536" w:author="NASRADDINE Ayoub" w:date="2017-07-11T11:11:00Z"/>
        </w:rPr>
      </w:pPr>
      <w:ins w:id="537" w:author="NASRADDINE Ayoub" w:date="2017-07-11T11:11:00Z">
        <w:r>
          <w:t>Les avantages mis en avant sont les suivants :</w:t>
        </w:r>
      </w:ins>
    </w:p>
    <w:p w14:paraId="7CF99095" w14:textId="77777777" w:rsidR="00ED284D" w:rsidRDefault="00ED284D" w:rsidP="00ED284D">
      <w:pPr>
        <w:pStyle w:val="Paragraphedeliste"/>
        <w:numPr>
          <w:ilvl w:val="0"/>
          <w:numId w:val="5"/>
        </w:numPr>
        <w:rPr>
          <w:ins w:id="538" w:author="NASRADDINE Ayoub" w:date="2017-07-11T11:11:00Z"/>
        </w:rPr>
      </w:pPr>
      <w:proofErr w:type="spellStart"/>
      <w:ins w:id="539" w:author="NASRADDINE Ayoub" w:date="2017-07-11T11:11:00Z">
        <w:r>
          <w:t>Scalabilité</w:t>
        </w:r>
        <w:proofErr w:type="spellEnd"/>
        <w:r>
          <w:t xml:space="preserve"> horizontale : si on veut traiter deux fois plus de données aussi rapidement, il faudra deux fois plus de machines</w:t>
        </w:r>
      </w:ins>
    </w:p>
    <w:p w14:paraId="0D2C9353" w14:textId="77777777" w:rsidR="00ED284D" w:rsidRDefault="00ED284D" w:rsidP="00ED284D">
      <w:pPr>
        <w:pStyle w:val="Paragraphedeliste"/>
        <w:numPr>
          <w:ilvl w:val="0"/>
          <w:numId w:val="5"/>
        </w:numPr>
        <w:rPr>
          <w:ins w:id="540" w:author="NASRADDINE Ayoub" w:date="2017-07-11T11:11:00Z"/>
        </w:rPr>
      </w:pPr>
      <w:ins w:id="541" w:author="NASRADDINE Ayoub" w:date="2017-07-11T11:11:00Z">
        <w:r>
          <w:t>Disponibilité en temps réel : les données envoyées au serveur sont disponibles pour les requêtes après une seconde environ</w:t>
        </w:r>
      </w:ins>
    </w:p>
    <w:p w14:paraId="021C9FE9" w14:textId="77777777" w:rsidR="00ED284D" w:rsidRDefault="00ED284D" w:rsidP="00ED284D">
      <w:pPr>
        <w:pStyle w:val="Paragraphedeliste"/>
        <w:numPr>
          <w:ilvl w:val="0"/>
          <w:numId w:val="5"/>
        </w:numPr>
        <w:rPr>
          <w:ins w:id="542" w:author="NASRADDINE Ayoub" w:date="2017-07-11T11:11:00Z"/>
        </w:rPr>
      </w:pPr>
      <w:ins w:id="543" w:author="NASRADDINE Ayoub" w:date="2017-07-11T11:11:00Z">
        <w:r>
          <w:t xml:space="preserve">Modèle de données flexible : ajout de champs sans </w:t>
        </w:r>
        <w:proofErr w:type="spellStart"/>
        <w:r>
          <w:t>réindexation</w:t>
        </w:r>
        <w:proofErr w:type="spellEnd"/>
      </w:ins>
    </w:p>
    <w:p w14:paraId="1F2F6F6F" w14:textId="77777777" w:rsidR="00ED284D" w:rsidRDefault="00ED284D" w:rsidP="00ED284D">
      <w:pPr>
        <w:pStyle w:val="Paragraphedeliste"/>
        <w:numPr>
          <w:ilvl w:val="0"/>
          <w:numId w:val="5"/>
        </w:numPr>
        <w:rPr>
          <w:ins w:id="544" w:author="NASRADDINE Ayoub" w:date="2017-07-11T11:11:00Z"/>
        </w:rPr>
      </w:pPr>
      <w:ins w:id="545" w:author="NASRADDINE Ayoub" w:date="2017-07-11T11:11:00Z">
        <w:r>
          <w:t>Exécution rapide des requêtes </w:t>
        </w:r>
      </w:ins>
    </w:p>
    <w:p w14:paraId="79D2BB3B" w14:textId="77777777" w:rsidR="00ED284D" w:rsidRDefault="00ED284D" w:rsidP="00ED284D">
      <w:pPr>
        <w:pStyle w:val="Paragraphedeliste"/>
        <w:numPr>
          <w:ilvl w:val="0"/>
          <w:numId w:val="5"/>
        </w:numPr>
        <w:rPr>
          <w:ins w:id="546" w:author="NASRADDINE Ayoub" w:date="2017-07-11T11:11:00Z"/>
        </w:rPr>
      </w:pPr>
      <w:ins w:id="547" w:author="NASRADDINE Ayoub" w:date="2017-07-11T11:11:00Z">
        <w:r>
          <w:t>Langage de requête sophistiqué : efficace avec les données structurées (mots-clés) ou numériques par exemple</w:t>
        </w:r>
      </w:ins>
    </w:p>
    <w:p w14:paraId="2465C956" w14:textId="77777777" w:rsidR="00ED284D" w:rsidRDefault="00ED284D" w:rsidP="00ED284D">
      <w:pPr>
        <w:pStyle w:val="Paragraphedeliste"/>
        <w:numPr>
          <w:ilvl w:val="0"/>
          <w:numId w:val="5"/>
        </w:numPr>
        <w:rPr>
          <w:ins w:id="548" w:author="NASRADDINE Ayoub" w:date="2017-07-11T11:11:00Z"/>
        </w:rPr>
      </w:pPr>
      <w:ins w:id="549" w:author="NASRADDINE Ayoub" w:date="2017-07-11T11:11:00Z">
        <w:r>
          <w:t>Pas de schéma : cela permet de se décharger de la définition d’un schéma qui est fastidieuse. Les champs sont détectés automatiquement ainsi que leurs caractéristiques, et on peut ensuite apporter les corrections nécessaires.</w:t>
        </w:r>
      </w:ins>
    </w:p>
    <w:p w14:paraId="6FE9A84E" w14:textId="77777777" w:rsidR="00ED284D" w:rsidRDefault="00ED284D" w:rsidP="00ED284D">
      <w:pPr>
        <w:pStyle w:val="Paragraphedeliste"/>
        <w:rPr>
          <w:ins w:id="550" w:author="NASRADDINE Ayoub" w:date="2017-07-11T11:11:00Z"/>
        </w:rPr>
      </w:pPr>
      <w:ins w:id="551" w:author="NASRADDINE Ayoub" w:date="2017-07-11T11:11:00Z">
        <w:r>
          <w:t>Une fonctionnalité clé est la géolocalisation que l’on peut affecter à des documents.</w:t>
        </w:r>
      </w:ins>
    </w:p>
    <w:p w14:paraId="71EA9DC9" w14:textId="77777777" w:rsidR="00ED284D" w:rsidRPr="00A67BD7" w:rsidRDefault="00ED284D" w:rsidP="00ED284D">
      <w:pPr>
        <w:rPr>
          <w:ins w:id="552" w:author="NASRADDINE Ayoub" w:date="2017-07-11T11:11:00Z"/>
        </w:rPr>
      </w:pPr>
    </w:p>
    <w:p w14:paraId="50B42620" w14:textId="77777777" w:rsidR="00ED284D" w:rsidRDefault="00ED284D" w:rsidP="00ED284D">
      <w:pPr>
        <w:rPr>
          <w:ins w:id="553" w:author="NASRADDINE Ayoub" w:date="2017-07-11T11:11:00Z"/>
        </w:rPr>
      </w:pPr>
      <w:ins w:id="554" w:author="NASRADDINE Ayoub" w:date="2017-07-11T11:11:00Z">
        <w:r>
          <w:rPr>
            <w:noProof/>
            <w:lang w:eastAsia="fr-FR"/>
          </w:rPr>
          <w:drawing>
            <wp:inline distT="0" distB="0" distL="0" distR="0" wp14:anchorId="03858C9C" wp14:editId="356FF505">
              <wp:extent cx="5760000" cy="34194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52" b="4964"/>
                      <a:stretch/>
                    </pic:blipFill>
                    <pic:spPr bwMode="auto">
                      <a:xfrm>
                        <a:off x="0" y="0"/>
                        <a:ext cx="5763721" cy="3421684"/>
                      </a:xfrm>
                      <a:prstGeom prst="rect">
                        <a:avLst/>
                      </a:prstGeom>
                      <a:ln>
                        <a:noFill/>
                      </a:ln>
                      <a:extLst>
                        <a:ext uri="{53640926-AAD7-44D8-BBD7-CCE9431645EC}">
                          <a14:shadowObscured xmlns:a14="http://schemas.microsoft.com/office/drawing/2010/main"/>
                        </a:ext>
                      </a:extLst>
                    </pic:spPr>
                  </pic:pic>
                </a:graphicData>
              </a:graphic>
            </wp:inline>
          </w:drawing>
        </w:r>
      </w:ins>
    </w:p>
    <w:p w14:paraId="2A276814" w14:textId="77777777" w:rsidR="00ED284D" w:rsidRPr="00F87860" w:rsidRDefault="00ED284D" w:rsidP="00ED284D">
      <w:pPr>
        <w:jc w:val="center"/>
        <w:rPr>
          <w:ins w:id="555" w:author="NASRADDINE Ayoub" w:date="2017-07-11T11:11:00Z"/>
        </w:rPr>
      </w:pPr>
      <w:ins w:id="556" w:author="NASRADDINE Ayoub" w:date="2017-07-11T11:11:00Z">
        <w:r w:rsidRPr="00F87860">
          <w:t xml:space="preserve">Points forts </w:t>
        </w:r>
        <w:proofErr w:type="gramStart"/>
        <w:r w:rsidRPr="00F87860">
          <w:t xml:space="preserve">de </w:t>
        </w:r>
        <w:proofErr w:type="spellStart"/>
        <w:r w:rsidRPr="00F87860">
          <w:t>Elastic</w:t>
        </w:r>
        <w:proofErr w:type="spellEnd"/>
        <w:proofErr w:type="gramEnd"/>
        <w:r w:rsidRPr="00F87860">
          <w:t xml:space="preserve"> </w:t>
        </w:r>
        <w:proofErr w:type="spellStart"/>
        <w:r>
          <w:t>s</w:t>
        </w:r>
        <w:r w:rsidRPr="00F87860">
          <w:t>earch</w:t>
        </w:r>
        <w:proofErr w:type="spellEnd"/>
        <w:r w:rsidRPr="00F87860">
          <w:t xml:space="preserve"> (Capture vidéo)</w:t>
        </w:r>
      </w:ins>
    </w:p>
    <w:p w14:paraId="44D0818F" w14:textId="77777777" w:rsidR="00ED284D" w:rsidRPr="00A67BD7" w:rsidRDefault="00ED284D" w:rsidP="00ED284D">
      <w:pPr>
        <w:rPr>
          <w:ins w:id="557" w:author="NASRADDINE Ayoub" w:date="2017-07-11T11:11:00Z"/>
        </w:rPr>
      </w:pPr>
    </w:p>
    <w:p w14:paraId="0E0730EE" w14:textId="77777777" w:rsidR="00ED284D" w:rsidRDefault="00ED284D" w:rsidP="00ED284D">
      <w:pPr>
        <w:pStyle w:val="Titre4"/>
        <w:rPr>
          <w:ins w:id="558" w:author="NASRADDINE Ayoub" w:date="2017-07-11T11:11:00Z"/>
        </w:rPr>
      </w:pPr>
      <w:ins w:id="559" w:author="NASRADDINE Ayoub" w:date="2017-07-11T11:11:00Z">
        <w:r>
          <w:lastRenderedPageBreak/>
          <w:t>Logstash</w:t>
        </w:r>
      </w:ins>
    </w:p>
    <w:p w14:paraId="44ECD61B" w14:textId="77777777" w:rsidR="00ED284D" w:rsidRDefault="00ED284D" w:rsidP="00ED284D">
      <w:pPr>
        <w:rPr>
          <w:ins w:id="560" w:author="NASRADDINE Ayoub" w:date="2017-07-11T11:11:00Z"/>
        </w:rPr>
      </w:pPr>
    </w:p>
    <w:p w14:paraId="4CDE93C3" w14:textId="77777777" w:rsidR="00ED284D" w:rsidRDefault="00ED284D" w:rsidP="00ED284D">
      <w:pPr>
        <w:rPr>
          <w:ins w:id="561" w:author="NASRADDINE Ayoub" w:date="2017-07-11T11:11:00Z"/>
        </w:rPr>
      </w:pPr>
      <w:ins w:id="562" w:author="NASRADDINE Ayoub" w:date="2017-07-11T11:11:00Z">
        <w:r>
          <w:t xml:space="preserve">Logstash est l’outil qui collecte les données en continu depuis différentes sources (logs Windows, twitter, Amazon, kafka), les filtre et les envoie vers une base de données (ici Elasticsearch). </w:t>
        </w:r>
      </w:ins>
    </w:p>
    <w:p w14:paraId="11D78466" w14:textId="77777777" w:rsidR="00ED284D" w:rsidRDefault="00ED284D" w:rsidP="00ED284D">
      <w:pPr>
        <w:rPr>
          <w:ins w:id="563" w:author="NASRADDINE Ayoub" w:date="2017-07-11T11:11:00Z"/>
        </w:rPr>
      </w:pPr>
    </w:p>
    <w:p w14:paraId="13FEE764" w14:textId="77777777" w:rsidR="00ED284D" w:rsidRDefault="00ED284D" w:rsidP="00ED284D">
      <w:pPr>
        <w:rPr>
          <w:ins w:id="564" w:author="NASRADDINE Ayoub" w:date="2017-07-11T11:11:00Z"/>
        </w:rPr>
      </w:pPr>
    </w:p>
    <w:p w14:paraId="34FFB2DB" w14:textId="77777777" w:rsidR="00ED284D" w:rsidRDefault="00ED284D" w:rsidP="00ED284D">
      <w:pPr>
        <w:rPr>
          <w:ins w:id="565" w:author="NASRADDINE Ayoub" w:date="2017-07-11T11:11:00Z"/>
        </w:rPr>
      </w:pPr>
    </w:p>
    <w:p w14:paraId="507D58FE" w14:textId="77777777" w:rsidR="00ED284D" w:rsidRDefault="00ED284D" w:rsidP="00ED284D">
      <w:pPr>
        <w:rPr>
          <w:ins w:id="566" w:author="NASRADDINE Ayoub" w:date="2017-07-11T11:11:00Z"/>
        </w:rPr>
      </w:pPr>
    </w:p>
    <w:p w14:paraId="73CBF584" w14:textId="77777777" w:rsidR="00ED284D" w:rsidRDefault="00ED284D" w:rsidP="00ED284D">
      <w:pPr>
        <w:rPr>
          <w:ins w:id="567" w:author="NASRADDINE Ayoub" w:date="2017-07-11T11:11:00Z"/>
        </w:rPr>
      </w:pPr>
    </w:p>
    <w:p w14:paraId="7296C2B5" w14:textId="77777777" w:rsidR="00ED284D" w:rsidRDefault="00ED284D" w:rsidP="00ED284D">
      <w:pPr>
        <w:rPr>
          <w:ins w:id="568" w:author="NASRADDINE Ayoub" w:date="2017-07-11T11:11:00Z"/>
        </w:rPr>
      </w:pPr>
    </w:p>
    <w:p w14:paraId="1CB8A067" w14:textId="77777777" w:rsidR="00ED284D" w:rsidRDefault="00ED284D" w:rsidP="00ED284D">
      <w:pPr>
        <w:rPr>
          <w:ins w:id="569" w:author="NASRADDINE Ayoub" w:date="2017-07-11T11:11:00Z"/>
        </w:rPr>
      </w:pPr>
    </w:p>
    <w:p w14:paraId="71EE52A0" w14:textId="77777777" w:rsidR="00ED284D" w:rsidRDefault="00ED284D" w:rsidP="00ED284D">
      <w:pPr>
        <w:rPr>
          <w:ins w:id="570" w:author="NASRADDINE Ayoub" w:date="2017-07-11T11:11:00Z"/>
        </w:rPr>
      </w:pPr>
    </w:p>
    <w:p w14:paraId="5EE4C1B4" w14:textId="77777777" w:rsidR="00ED284D" w:rsidRDefault="00ED284D" w:rsidP="00ED284D">
      <w:pPr>
        <w:rPr>
          <w:ins w:id="571" w:author="NASRADDINE Ayoub" w:date="2017-07-11T11:11:00Z"/>
        </w:rPr>
      </w:pPr>
    </w:p>
    <w:p w14:paraId="08E800B8" w14:textId="77777777" w:rsidR="00ED284D" w:rsidRDefault="00ED284D" w:rsidP="00ED284D">
      <w:pPr>
        <w:rPr>
          <w:ins w:id="572" w:author="NASRADDINE Ayoub" w:date="2017-07-11T11:11:00Z"/>
        </w:rPr>
      </w:pPr>
    </w:p>
    <w:p w14:paraId="47703CA7" w14:textId="77777777" w:rsidR="00ED284D" w:rsidRPr="005C2047" w:rsidRDefault="00ED284D" w:rsidP="00ED284D">
      <w:pPr>
        <w:rPr>
          <w:ins w:id="573" w:author="NASRADDINE Ayoub" w:date="2017-07-11T11:11:00Z"/>
        </w:rPr>
      </w:pPr>
    </w:p>
    <w:p w14:paraId="37D3BA25" w14:textId="77777777" w:rsidR="00ED284D" w:rsidRDefault="00ED284D" w:rsidP="00ED284D">
      <w:pPr>
        <w:pStyle w:val="Titre4"/>
        <w:rPr>
          <w:ins w:id="574" w:author="NASRADDINE Ayoub" w:date="2017-07-11T11:11:00Z"/>
        </w:rPr>
      </w:pPr>
      <w:proofErr w:type="spellStart"/>
      <w:ins w:id="575" w:author="NASRADDINE Ayoub" w:date="2017-07-11T11:11:00Z">
        <w:r>
          <w:t>Kibana</w:t>
        </w:r>
        <w:proofErr w:type="spellEnd"/>
      </w:ins>
    </w:p>
    <w:p w14:paraId="5098F15C" w14:textId="77777777" w:rsidR="00ED284D" w:rsidRPr="005C2047" w:rsidRDefault="00ED284D" w:rsidP="00ED284D">
      <w:pPr>
        <w:rPr>
          <w:ins w:id="576" w:author="NASRADDINE Ayoub" w:date="2017-07-11T11:11:00Z"/>
        </w:rPr>
      </w:pPr>
    </w:p>
    <w:p w14:paraId="1670410C" w14:textId="77777777" w:rsidR="00ED284D" w:rsidRDefault="00ED284D" w:rsidP="00ED284D">
      <w:pPr>
        <w:rPr>
          <w:ins w:id="577" w:author="NASRADDINE Ayoub" w:date="2017-07-11T11:11:00Z"/>
        </w:rPr>
      </w:pPr>
      <w:proofErr w:type="spellStart"/>
      <w:ins w:id="578" w:author="NASRADDINE Ayoub" w:date="2017-07-11T11:11:00Z">
        <w:r>
          <w:t>Kibana</w:t>
        </w:r>
        <w:proofErr w:type="spellEnd"/>
        <w:r>
          <w:t xml:space="preserve"> est un outil de visualisation des données avec des histogrammes, des graphes, des plans sur des tableaux de bord. Il permet aussi de faire les requêtes http et visualiser le résultat au format JSON.</w:t>
        </w:r>
      </w:ins>
    </w:p>
    <w:p w14:paraId="6B7C2F0A" w14:textId="77777777" w:rsidR="00ED284D" w:rsidRPr="006A1562" w:rsidRDefault="00ED284D" w:rsidP="00ED284D">
      <w:pPr>
        <w:rPr>
          <w:ins w:id="579" w:author="NASRADDINE Ayoub" w:date="2017-07-11T11:11:00Z"/>
        </w:rPr>
      </w:pPr>
      <w:ins w:id="580" w:author="NASRADDINE Ayoub" w:date="2017-07-11T11:11:00Z">
        <w:r>
          <w:rPr>
            <w:noProof/>
            <w:lang w:eastAsia="fr-FR"/>
          </w:rPr>
          <w:drawing>
            <wp:inline distT="0" distB="0" distL="0" distR="0" wp14:anchorId="23178B13" wp14:editId="593F0B9A">
              <wp:extent cx="5760720" cy="3249930"/>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ban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9930"/>
                      </a:xfrm>
                      <a:prstGeom prst="rect">
                        <a:avLst/>
                      </a:prstGeom>
                    </pic:spPr>
                  </pic:pic>
                </a:graphicData>
              </a:graphic>
            </wp:inline>
          </w:drawing>
        </w:r>
      </w:ins>
    </w:p>
    <w:p w14:paraId="16258FFE" w14:textId="77777777" w:rsidR="00ED284D" w:rsidRDefault="00ED284D" w:rsidP="00ED284D">
      <w:pPr>
        <w:jc w:val="center"/>
        <w:rPr>
          <w:ins w:id="581" w:author="NASRADDINE Ayoub" w:date="2017-07-11T11:11:00Z"/>
        </w:rPr>
      </w:pPr>
      <w:ins w:id="582" w:author="NASRADDINE Ayoub" w:date="2017-07-11T11:11:00Z">
        <w:r>
          <w:t xml:space="preserve">Tableau de bord avec </w:t>
        </w:r>
        <w:proofErr w:type="spellStart"/>
        <w:r>
          <w:t>Kibana</w:t>
        </w:r>
        <w:proofErr w:type="spellEnd"/>
      </w:ins>
    </w:p>
    <w:p w14:paraId="3A11B267" w14:textId="77777777" w:rsidR="00ED284D" w:rsidRDefault="00ED284D" w:rsidP="00ED284D">
      <w:pPr>
        <w:rPr>
          <w:ins w:id="583" w:author="NASRADDINE Ayoub" w:date="2017-07-11T11:11:00Z"/>
        </w:rPr>
      </w:pPr>
    </w:p>
    <w:p w14:paraId="53F5FCEC" w14:textId="77777777" w:rsidR="00ED284D" w:rsidRDefault="00ED284D" w:rsidP="00ED284D">
      <w:pPr>
        <w:pStyle w:val="Titre3"/>
        <w:rPr>
          <w:ins w:id="584" w:author="NASRADDINE Ayoub" w:date="2017-07-11T11:11:00Z"/>
        </w:rPr>
      </w:pPr>
      <w:ins w:id="585" w:author="NASRADDINE Ayoub" w:date="2017-07-11T11:11:00Z">
        <w:r>
          <w:t>Fonctionnement de l’API</w:t>
        </w:r>
      </w:ins>
    </w:p>
    <w:p w14:paraId="1EF4CBF8" w14:textId="77777777" w:rsidR="00ED284D" w:rsidRPr="00F33BF4" w:rsidRDefault="00ED284D" w:rsidP="00ED284D">
      <w:pPr>
        <w:rPr>
          <w:ins w:id="586" w:author="NASRADDINE Ayoub" w:date="2017-07-11T11:11:00Z"/>
        </w:rPr>
      </w:pPr>
    </w:p>
    <w:p w14:paraId="3041A197" w14:textId="77777777" w:rsidR="00ED284D" w:rsidRDefault="00ED284D" w:rsidP="00ED284D">
      <w:pPr>
        <w:pStyle w:val="Titre4"/>
        <w:rPr>
          <w:ins w:id="587" w:author="NASRADDINE Ayoub" w:date="2017-07-11T11:11:00Z"/>
        </w:rPr>
      </w:pPr>
      <w:ins w:id="588" w:author="NASRADDINE Ayoub" w:date="2017-07-11T11:11:00Z">
        <w:r>
          <w:t>Création d’un index</w:t>
        </w:r>
      </w:ins>
    </w:p>
    <w:p w14:paraId="60E0F60B" w14:textId="77777777" w:rsidR="00ED284D" w:rsidRDefault="00ED284D" w:rsidP="00ED284D">
      <w:pPr>
        <w:rPr>
          <w:ins w:id="589" w:author="NASRADDINE Ayoub" w:date="2017-07-11T11:11:00Z"/>
        </w:rPr>
      </w:pPr>
    </w:p>
    <w:p w14:paraId="314BFC2F" w14:textId="77777777" w:rsidR="00ED284D" w:rsidRDefault="00ED284D" w:rsidP="00ED284D">
      <w:pPr>
        <w:rPr>
          <w:ins w:id="590" w:author="NASRADDINE Ayoub" w:date="2017-07-11T11:11:00Z"/>
        </w:rPr>
      </w:pPr>
      <w:ins w:id="591" w:author="NASRADDINE Ayoub" w:date="2017-07-11T11:11:00Z">
        <w:r>
          <w:t xml:space="preserve">On peut comparer l’index à une table en BD relationnelle, ou à une collection sur les BD </w:t>
        </w:r>
        <w:proofErr w:type="spellStart"/>
        <w:r>
          <w:t>NoSQL</w:t>
        </w:r>
        <w:proofErr w:type="spellEnd"/>
        <w:r>
          <w:t xml:space="preserve">. A un index peut être associé un </w:t>
        </w:r>
        <w:proofErr w:type="spellStart"/>
        <w:r>
          <w:t>mapping</w:t>
        </w:r>
        <w:proofErr w:type="spellEnd"/>
        <w:r>
          <w:t xml:space="preserve"> (schéma) et de settings (paramètres). Pour créer un index il suffit d’utiliser le verbe http PUT comme suit :</w:t>
        </w:r>
      </w:ins>
    </w:p>
    <w:p w14:paraId="4B165809" w14:textId="77777777" w:rsidR="00ED284D" w:rsidRPr="00F33BF4" w:rsidRDefault="00ED284D" w:rsidP="00ED284D">
      <w:pPr>
        <w:rPr>
          <w:ins w:id="592" w:author="NASRADDINE Ayoub" w:date="2017-07-11T11:11:00Z"/>
        </w:rPr>
      </w:pPr>
      <w:ins w:id="593" w:author="NASRADDINE Ayoub" w:date="2017-07-11T11:11:00Z">
        <w:r>
          <w:rPr>
            <w:noProof/>
            <w:lang w:eastAsia="fr-FR"/>
          </w:rPr>
          <w:drawing>
            <wp:inline distT="0" distB="0" distL="0" distR="0" wp14:anchorId="62ACF985" wp14:editId="20ED56B5">
              <wp:extent cx="3381847" cy="1600423"/>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tIndex.png"/>
                      <pic:cNvPicPr/>
                    </pic:nvPicPr>
                    <pic:blipFill>
                      <a:blip r:embed="rId12">
                        <a:extLst>
                          <a:ext uri="{28A0092B-C50C-407E-A947-70E740481C1C}">
                            <a14:useLocalDpi xmlns:a14="http://schemas.microsoft.com/office/drawing/2010/main" val="0"/>
                          </a:ext>
                        </a:extLst>
                      </a:blip>
                      <a:stretch>
                        <a:fillRect/>
                      </a:stretch>
                    </pic:blipFill>
                    <pic:spPr>
                      <a:xfrm>
                        <a:off x="0" y="0"/>
                        <a:ext cx="3381847" cy="1600423"/>
                      </a:xfrm>
                      <a:prstGeom prst="rect">
                        <a:avLst/>
                      </a:prstGeom>
                    </pic:spPr>
                  </pic:pic>
                </a:graphicData>
              </a:graphic>
            </wp:inline>
          </w:drawing>
        </w:r>
        <w:r>
          <w:tab/>
        </w:r>
      </w:ins>
    </w:p>
    <w:p w14:paraId="333C3D9E" w14:textId="77777777" w:rsidR="00ED284D" w:rsidRDefault="00ED284D" w:rsidP="00ED284D">
      <w:pPr>
        <w:rPr>
          <w:ins w:id="594" w:author="NASRADDINE Ayoub" w:date="2017-07-11T11:11:00Z"/>
        </w:rPr>
      </w:pPr>
    </w:p>
    <w:p w14:paraId="2914A2E7" w14:textId="77777777" w:rsidR="00ED284D" w:rsidRDefault="00ED284D" w:rsidP="00ED284D">
      <w:pPr>
        <w:rPr>
          <w:ins w:id="595" w:author="NASRADDINE Ayoub" w:date="2017-07-11T11:11:00Z"/>
        </w:rPr>
      </w:pPr>
      <w:ins w:id="596" w:author="NASRADDINE Ayoub" w:date="2017-07-11T11:11:00Z">
        <w:r>
          <w:t xml:space="preserve">Avec : </w:t>
        </w:r>
      </w:ins>
    </w:p>
    <w:p w14:paraId="17BA3CDB" w14:textId="77777777" w:rsidR="00ED284D" w:rsidRDefault="00ED284D" w:rsidP="00ED284D">
      <w:pPr>
        <w:pStyle w:val="Paragraphedeliste"/>
        <w:numPr>
          <w:ilvl w:val="0"/>
          <w:numId w:val="6"/>
        </w:numPr>
        <w:rPr>
          <w:ins w:id="597" w:author="NASRADDINE Ayoub" w:date="2017-07-11T11:11:00Z"/>
        </w:rPr>
      </w:pPr>
      <w:proofErr w:type="spellStart"/>
      <w:ins w:id="598" w:author="NASRADDINE Ayoub" w:date="2017-07-11T11:11:00Z">
        <w:r>
          <w:t>Number</w:t>
        </w:r>
        <w:proofErr w:type="spellEnd"/>
        <w:r>
          <w:t xml:space="preserve"> of </w:t>
        </w:r>
        <w:proofErr w:type="spellStart"/>
        <w:r>
          <w:t>shards</w:t>
        </w:r>
        <w:proofErr w:type="spellEnd"/>
        <w:r>
          <w:t xml:space="preserve"> : Les </w:t>
        </w:r>
        <w:proofErr w:type="spellStart"/>
        <w:r>
          <w:t>shards</w:t>
        </w:r>
        <w:proofErr w:type="spellEnd"/>
        <w:r>
          <w:t xml:space="preserve"> (ou </w:t>
        </w:r>
        <w:proofErr w:type="spellStart"/>
        <w:r>
          <w:t>primary</w:t>
        </w:r>
        <w:proofErr w:type="spellEnd"/>
        <w:r>
          <w:t xml:space="preserve"> </w:t>
        </w:r>
        <w:proofErr w:type="spellStart"/>
        <w:r>
          <w:t>shards</w:t>
        </w:r>
        <w:proofErr w:type="spellEnd"/>
        <w:r>
          <w:t xml:space="preserve">) sont des conteneurs qui permettent de faciliter la recherche des documents. Ces derniers sont répartis sur les </w:t>
        </w:r>
        <w:proofErr w:type="spellStart"/>
        <w:r>
          <w:t>shards</w:t>
        </w:r>
        <w:proofErr w:type="spellEnd"/>
        <w:r>
          <w:t xml:space="preserve"> en fonction de leur ID ou bien sur le même </w:t>
        </w:r>
        <w:proofErr w:type="spellStart"/>
        <w:r>
          <w:t>shard</w:t>
        </w:r>
        <w:proofErr w:type="spellEnd"/>
        <w:r>
          <w:t xml:space="preserve"> que le document </w:t>
        </w:r>
        <w:proofErr w:type="gramStart"/>
        <w:r>
          <w:t>parent</w:t>
        </w:r>
        <w:proofErr w:type="gramEnd"/>
        <w:r>
          <w:t xml:space="preserve"> s’il existe.</w:t>
        </w:r>
      </w:ins>
    </w:p>
    <w:p w14:paraId="5EBD553B" w14:textId="77777777" w:rsidR="00ED284D" w:rsidRDefault="00ED284D" w:rsidP="00ED284D">
      <w:pPr>
        <w:pStyle w:val="Paragraphedeliste"/>
        <w:numPr>
          <w:ilvl w:val="0"/>
          <w:numId w:val="6"/>
        </w:numPr>
        <w:rPr>
          <w:ins w:id="599" w:author="NASRADDINE Ayoub" w:date="2017-07-11T11:11:00Z"/>
        </w:rPr>
      </w:pPr>
      <w:proofErr w:type="spellStart"/>
      <w:ins w:id="600" w:author="NASRADDINE Ayoub" w:date="2017-07-11T11:11:00Z">
        <w:r>
          <w:t>Number</w:t>
        </w:r>
        <w:proofErr w:type="spellEnd"/>
        <w:r>
          <w:t xml:space="preserve"> of </w:t>
        </w:r>
        <w:proofErr w:type="spellStart"/>
        <w:r>
          <w:t>replicas</w:t>
        </w:r>
        <w:proofErr w:type="spellEnd"/>
        <w:r>
          <w:t xml:space="preserve"> : C’est le nombre de </w:t>
        </w:r>
        <w:proofErr w:type="spellStart"/>
        <w:r>
          <w:t>shards</w:t>
        </w:r>
        <w:proofErr w:type="spellEnd"/>
        <w:r>
          <w:t xml:space="preserve"> répliques (ou </w:t>
        </w:r>
        <w:proofErr w:type="spellStart"/>
        <w:r>
          <w:t>replica</w:t>
        </w:r>
        <w:proofErr w:type="spellEnd"/>
        <w:r>
          <w:t xml:space="preserve"> </w:t>
        </w:r>
        <w:proofErr w:type="spellStart"/>
        <w:r>
          <w:t>shards</w:t>
        </w:r>
        <w:proofErr w:type="spellEnd"/>
        <w:r>
          <w:t>). Un document créé est ensuite créé dans les répliques.</w:t>
        </w:r>
      </w:ins>
    </w:p>
    <w:p w14:paraId="207B90B4" w14:textId="77777777" w:rsidR="00ED284D" w:rsidRDefault="00ED284D" w:rsidP="00ED284D">
      <w:pPr>
        <w:rPr>
          <w:ins w:id="601" w:author="NASRADDINE Ayoub" w:date="2017-07-11T11:11:00Z"/>
        </w:rPr>
      </w:pPr>
    </w:p>
    <w:p w14:paraId="3F6AFBD1" w14:textId="77777777" w:rsidR="00ED284D" w:rsidRDefault="00ED284D" w:rsidP="00ED284D">
      <w:pPr>
        <w:rPr>
          <w:ins w:id="602" w:author="NASRADDINE Ayoub" w:date="2017-07-11T11:11:00Z"/>
        </w:rPr>
      </w:pPr>
      <w:ins w:id="603" w:author="NASRADDINE Ayoub" w:date="2017-07-11T11:11:00Z">
        <w:r>
          <w:t xml:space="preserve">Résultat : </w:t>
        </w:r>
      </w:ins>
    </w:p>
    <w:p w14:paraId="064B6422" w14:textId="77777777" w:rsidR="00ED284D" w:rsidRDefault="00ED284D" w:rsidP="00ED284D">
      <w:pPr>
        <w:rPr>
          <w:ins w:id="604" w:author="NASRADDINE Ayoub" w:date="2017-07-11T11:11:00Z"/>
        </w:rPr>
      </w:pPr>
      <w:ins w:id="605" w:author="NASRADDINE Ayoub" w:date="2017-07-11T11:11:00Z">
        <w:r>
          <w:rPr>
            <w:noProof/>
            <w:lang w:eastAsia="fr-FR"/>
          </w:rPr>
          <w:drawing>
            <wp:inline distT="0" distB="0" distL="0" distR="0" wp14:anchorId="4C242D1A" wp14:editId="22E32600">
              <wp:extent cx="3391373" cy="100026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IndexRes.png"/>
                      <pic:cNvPicPr/>
                    </pic:nvPicPr>
                    <pic:blipFill>
                      <a:blip r:embed="rId13">
                        <a:extLst>
                          <a:ext uri="{28A0092B-C50C-407E-A947-70E740481C1C}">
                            <a14:useLocalDpi xmlns:a14="http://schemas.microsoft.com/office/drawing/2010/main" val="0"/>
                          </a:ext>
                        </a:extLst>
                      </a:blip>
                      <a:stretch>
                        <a:fillRect/>
                      </a:stretch>
                    </pic:blipFill>
                    <pic:spPr>
                      <a:xfrm>
                        <a:off x="0" y="0"/>
                        <a:ext cx="3391373" cy="1000265"/>
                      </a:xfrm>
                      <a:prstGeom prst="rect">
                        <a:avLst/>
                      </a:prstGeom>
                    </pic:spPr>
                  </pic:pic>
                </a:graphicData>
              </a:graphic>
            </wp:inline>
          </w:drawing>
        </w:r>
      </w:ins>
    </w:p>
    <w:p w14:paraId="154D32B6" w14:textId="77777777" w:rsidR="00ED284D" w:rsidRDefault="00ED284D" w:rsidP="00ED284D">
      <w:pPr>
        <w:pStyle w:val="Titre4"/>
        <w:rPr>
          <w:ins w:id="606" w:author="NASRADDINE Ayoub" w:date="2017-07-11T11:11:00Z"/>
        </w:rPr>
      </w:pPr>
      <w:ins w:id="607" w:author="NASRADDINE Ayoub" w:date="2017-07-11T11:11:00Z">
        <w:r>
          <w:t>_</w:t>
        </w:r>
        <w:proofErr w:type="spellStart"/>
        <w:r>
          <w:t>bulk</w:t>
        </w:r>
        <w:proofErr w:type="spellEnd"/>
        <w:r>
          <w:t> : Ajout de documents</w:t>
        </w:r>
      </w:ins>
    </w:p>
    <w:p w14:paraId="4D9F3919" w14:textId="77777777" w:rsidR="00ED284D" w:rsidRDefault="00ED284D" w:rsidP="00ED284D">
      <w:pPr>
        <w:rPr>
          <w:ins w:id="608" w:author="NASRADDINE Ayoub" w:date="2017-07-11T11:11:00Z"/>
        </w:rPr>
      </w:pPr>
    </w:p>
    <w:p w14:paraId="705E4AC5" w14:textId="77777777" w:rsidR="00ED284D" w:rsidRDefault="00ED284D" w:rsidP="00ED284D">
      <w:pPr>
        <w:rPr>
          <w:ins w:id="609" w:author="NASRADDINE Ayoub" w:date="2017-07-11T11:11:00Z"/>
        </w:rPr>
      </w:pPr>
      <w:ins w:id="610" w:author="NASRADDINE Ayoub" w:date="2017-07-11T11:11:00Z">
        <w:r>
          <w:t>L’Api _</w:t>
        </w:r>
        <w:proofErr w:type="spellStart"/>
        <w:r>
          <w:t>bulk</w:t>
        </w:r>
        <w:proofErr w:type="spellEnd"/>
        <w:r>
          <w:t xml:space="preserve"> permet de créer plusieurs documents à la fois. On peut donner un type aux documents (ici « books »). Les documents, qui sont au format JSON, peuvent être précédés d’une ligne qui indique leur ID. On peut laisser le serveur attribuer l’ID en laissant le champ « index » vide.</w:t>
        </w:r>
      </w:ins>
    </w:p>
    <w:p w14:paraId="6C676DD6" w14:textId="77777777" w:rsidR="00ED284D" w:rsidRDefault="00ED284D" w:rsidP="00ED284D">
      <w:pPr>
        <w:rPr>
          <w:ins w:id="611" w:author="NASRADDINE Ayoub" w:date="2017-07-11T11:11:00Z"/>
        </w:rPr>
      </w:pPr>
    </w:p>
    <w:p w14:paraId="56ED97C3" w14:textId="77777777" w:rsidR="00ED284D" w:rsidRDefault="00ED284D" w:rsidP="00ED284D">
      <w:pPr>
        <w:rPr>
          <w:ins w:id="612" w:author="NASRADDINE Ayoub" w:date="2017-07-11T11:11:00Z"/>
        </w:rPr>
      </w:pPr>
      <w:ins w:id="613" w:author="NASRADDINE Ayoub" w:date="2017-07-11T11:11:00Z">
        <w:r>
          <w:rPr>
            <w:noProof/>
            <w:lang w:eastAsia="fr-FR"/>
          </w:rPr>
          <w:lastRenderedPageBreak/>
          <w:drawing>
            <wp:inline distT="0" distB="0" distL="0" distR="0" wp14:anchorId="7F358285" wp14:editId="42DD352F">
              <wp:extent cx="4953691" cy="4220164"/>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k.png"/>
                      <pic:cNvPicPr/>
                    </pic:nvPicPr>
                    <pic:blipFill>
                      <a:blip r:embed="rId14">
                        <a:extLst>
                          <a:ext uri="{28A0092B-C50C-407E-A947-70E740481C1C}">
                            <a14:useLocalDpi xmlns:a14="http://schemas.microsoft.com/office/drawing/2010/main" val="0"/>
                          </a:ext>
                        </a:extLst>
                      </a:blip>
                      <a:stretch>
                        <a:fillRect/>
                      </a:stretch>
                    </pic:blipFill>
                    <pic:spPr>
                      <a:xfrm>
                        <a:off x="0" y="0"/>
                        <a:ext cx="4953691" cy="4220164"/>
                      </a:xfrm>
                      <a:prstGeom prst="rect">
                        <a:avLst/>
                      </a:prstGeom>
                    </pic:spPr>
                  </pic:pic>
                </a:graphicData>
              </a:graphic>
            </wp:inline>
          </w:drawing>
        </w:r>
      </w:ins>
    </w:p>
    <w:p w14:paraId="73E3F8C4" w14:textId="77777777" w:rsidR="00ED284D" w:rsidRDefault="00ED284D" w:rsidP="00ED284D">
      <w:pPr>
        <w:pStyle w:val="Titre4"/>
        <w:rPr>
          <w:ins w:id="614" w:author="NASRADDINE Ayoub" w:date="2017-07-11T11:11:00Z"/>
        </w:rPr>
      </w:pPr>
      <w:ins w:id="615" w:author="NASRADDINE Ayoub" w:date="2017-07-11T11:11:00Z">
        <w:r>
          <w:t>_</w:t>
        </w:r>
        <w:proofErr w:type="spellStart"/>
        <w:r>
          <w:t>search</w:t>
        </w:r>
        <w:proofErr w:type="spellEnd"/>
        <w:r>
          <w:t> : recherche de documents</w:t>
        </w:r>
      </w:ins>
    </w:p>
    <w:p w14:paraId="0BCB6ABF" w14:textId="77777777" w:rsidR="00ED284D" w:rsidRDefault="00ED284D" w:rsidP="00ED284D">
      <w:pPr>
        <w:rPr>
          <w:ins w:id="616" w:author="NASRADDINE Ayoub" w:date="2017-07-11T11:11:00Z"/>
        </w:rPr>
      </w:pPr>
    </w:p>
    <w:p w14:paraId="15CAD876" w14:textId="77777777" w:rsidR="00ED284D" w:rsidRDefault="00ED284D" w:rsidP="00ED284D">
      <w:pPr>
        <w:rPr>
          <w:ins w:id="617" w:author="NASRADDINE Ayoub" w:date="2017-07-11T11:11:00Z"/>
        </w:rPr>
      </w:pPr>
      <w:ins w:id="618" w:author="NASRADDINE Ayoub" w:date="2017-07-11T11:11:00Z">
        <w:r>
          <w:t>L’API _</w:t>
        </w:r>
        <w:proofErr w:type="spellStart"/>
        <w:r>
          <w:t>search</w:t>
        </w:r>
        <w:proofErr w:type="spellEnd"/>
        <w:r>
          <w:t xml:space="preserve"> permet de faire une recherche sur les documents. On peut chercher par type ou bien sur la totalité d’un index.</w:t>
        </w:r>
      </w:ins>
    </w:p>
    <w:p w14:paraId="21DEEDC0" w14:textId="77777777" w:rsidR="00ED284D" w:rsidRDefault="00ED284D" w:rsidP="00ED284D">
      <w:pPr>
        <w:rPr>
          <w:ins w:id="619" w:author="NASRADDINE Ayoub" w:date="2017-07-11T11:11:00Z"/>
        </w:rPr>
      </w:pPr>
    </w:p>
    <w:p w14:paraId="0053B226" w14:textId="77777777" w:rsidR="00ED284D" w:rsidRDefault="00ED284D" w:rsidP="00ED284D">
      <w:pPr>
        <w:rPr>
          <w:ins w:id="620" w:author="NASRADDINE Ayoub" w:date="2017-07-11T11:11:00Z"/>
        </w:rPr>
      </w:pPr>
      <w:ins w:id="621" w:author="NASRADDINE Ayoub" w:date="2017-07-11T11:11:00Z">
        <w:r>
          <w:rPr>
            <w:noProof/>
            <w:lang w:eastAsia="fr-FR"/>
          </w:rPr>
          <w:drawing>
            <wp:inline distT="0" distB="0" distL="0" distR="0" wp14:anchorId="3B4E1222" wp14:editId="3D1A75D2">
              <wp:extent cx="3153215" cy="552527"/>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3153215" cy="552527"/>
                      </a:xfrm>
                      <a:prstGeom prst="rect">
                        <a:avLst/>
                      </a:prstGeom>
                    </pic:spPr>
                  </pic:pic>
                </a:graphicData>
              </a:graphic>
            </wp:inline>
          </w:drawing>
        </w:r>
      </w:ins>
    </w:p>
    <w:p w14:paraId="25E615A7" w14:textId="77777777" w:rsidR="00ED284D" w:rsidRDefault="00ED284D" w:rsidP="00ED284D">
      <w:pPr>
        <w:rPr>
          <w:ins w:id="622" w:author="NASRADDINE Ayoub" w:date="2017-07-11T11:11:00Z"/>
        </w:rPr>
      </w:pPr>
    </w:p>
    <w:p w14:paraId="06D963D7" w14:textId="77777777" w:rsidR="00ED284D" w:rsidRDefault="00ED284D" w:rsidP="00ED284D">
      <w:pPr>
        <w:rPr>
          <w:ins w:id="623" w:author="NASRADDINE Ayoub" w:date="2017-07-11T11:11:00Z"/>
        </w:rPr>
      </w:pPr>
      <w:ins w:id="624" w:author="NASRADDINE Ayoub" w:date="2017-07-11T11:11:00Z">
        <w:r>
          <w:t xml:space="preserve">Le résultat est le suivant : </w:t>
        </w:r>
      </w:ins>
    </w:p>
    <w:p w14:paraId="5CD7EB7F" w14:textId="77777777" w:rsidR="00ED284D" w:rsidRDefault="00ED284D" w:rsidP="00ED284D">
      <w:pPr>
        <w:rPr>
          <w:ins w:id="625" w:author="NASRADDINE Ayoub" w:date="2017-07-11T11:11:00Z"/>
        </w:rPr>
      </w:pPr>
    </w:p>
    <w:p w14:paraId="62725069" w14:textId="77777777" w:rsidR="00ED284D" w:rsidRPr="006F10F2" w:rsidRDefault="00ED284D" w:rsidP="00ED284D">
      <w:pPr>
        <w:rPr>
          <w:ins w:id="626" w:author="NASRADDINE Ayoub" w:date="2017-07-11T11:11:00Z"/>
        </w:rPr>
      </w:pPr>
      <w:ins w:id="627" w:author="NASRADDINE Ayoub" w:date="2017-07-11T11:11:00Z">
        <w:r>
          <w:rPr>
            <w:noProof/>
            <w:lang w:eastAsia="fr-FR"/>
          </w:rPr>
          <w:lastRenderedPageBreak/>
          <w:drawing>
            <wp:inline distT="0" distB="0" distL="0" distR="0" wp14:anchorId="3B26E077" wp14:editId="5D7E13A3">
              <wp:extent cx="3153215" cy="6773220"/>
              <wp:effectExtent l="0" t="0" r="952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Res.png"/>
                      <pic:cNvPicPr/>
                    </pic:nvPicPr>
                    <pic:blipFill>
                      <a:blip r:embed="rId16">
                        <a:extLst>
                          <a:ext uri="{28A0092B-C50C-407E-A947-70E740481C1C}">
                            <a14:useLocalDpi xmlns:a14="http://schemas.microsoft.com/office/drawing/2010/main" val="0"/>
                          </a:ext>
                        </a:extLst>
                      </a:blip>
                      <a:stretch>
                        <a:fillRect/>
                      </a:stretch>
                    </pic:blipFill>
                    <pic:spPr>
                      <a:xfrm>
                        <a:off x="0" y="0"/>
                        <a:ext cx="3153215" cy="6773220"/>
                      </a:xfrm>
                      <a:prstGeom prst="rect">
                        <a:avLst/>
                      </a:prstGeom>
                    </pic:spPr>
                  </pic:pic>
                </a:graphicData>
              </a:graphic>
            </wp:inline>
          </w:drawing>
        </w:r>
      </w:ins>
    </w:p>
    <w:p w14:paraId="5683ADDA" w14:textId="77777777" w:rsidR="00ED284D" w:rsidRDefault="00ED284D" w:rsidP="00ED284D">
      <w:pPr>
        <w:rPr>
          <w:ins w:id="628" w:author="NASRADDINE Ayoub" w:date="2017-07-11T11:11:00Z"/>
        </w:rPr>
      </w:pPr>
    </w:p>
    <w:p w14:paraId="14B158A4" w14:textId="77777777" w:rsidR="00ED284D" w:rsidRPr="008F64CE" w:rsidRDefault="00ED284D" w:rsidP="00ED284D">
      <w:pPr>
        <w:rPr>
          <w:ins w:id="629" w:author="NASRADDINE Ayoub" w:date="2017-07-11T11:11:00Z"/>
          <w:b/>
          <w:i/>
          <w:color w:val="C00000"/>
        </w:rPr>
      </w:pPr>
      <w:ins w:id="630" w:author="NASRADDINE Ayoub" w:date="2017-07-11T11:11:00Z">
        <w:r>
          <w:t xml:space="preserve">En plus des infos de base des documents on trouve pour chaque document un champ « _score ». Ce score est en fait un indice de pertinence des résultats. Ici ils sont tous égaux à 1 car on n’a pas de critère de recherche. </w:t>
        </w:r>
        <w:r w:rsidRPr="008F64CE">
          <w:rPr>
            <w:b/>
            <w:i/>
            <w:color w:val="C00000"/>
          </w:rPr>
          <w:t>Nous reviendrons sur la méthode de calcul du score</w:t>
        </w:r>
        <w:r>
          <w:rPr>
            <w:b/>
            <w:i/>
            <w:color w:val="C00000"/>
          </w:rPr>
          <w:t xml:space="preserve"> </w:t>
        </w:r>
        <w:proofErr w:type="gramStart"/>
        <w:r>
          <w:rPr>
            <w:b/>
            <w:i/>
            <w:color w:val="C00000"/>
          </w:rPr>
          <w:t>( ??</w:t>
        </w:r>
        <w:proofErr w:type="gramEnd"/>
        <w:r>
          <w:rPr>
            <w:b/>
            <w:i/>
            <w:color w:val="C00000"/>
          </w:rPr>
          <w:t>)</w:t>
        </w:r>
        <w:r w:rsidRPr="008F64CE">
          <w:rPr>
            <w:b/>
            <w:i/>
            <w:color w:val="C00000"/>
          </w:rPr>
          <w:t>.</w:t>
        </w:r>
      </w:ins>
    </w:p>
    <w:p w14:paraId="72A25A40" w14:textId="77777777" w:rsidR="00ED284D" w:rsidRPr="00F33BF4" w:rsidRDefault="00ED284D" w:rsidP="00ED284D">
      <w:pPr>
        <w:rPr>
          <w:ins w:id="631" w:author="NASRADDINE Ayoub" w:date="2017-07-11T11:11:00Z"/>
        </w:rPr>
      </w:pPr>
    </w:p>
    <w:p w14:paraId="596D3ED0" w14:textId="77777777" w:rsidR="00ED284D" w:rsidRDefault="00ED284D" w:rsidP="00ED284D">
      <w:pPr>
        <w:rPr>
          <w:ins w:id="632" w:author="NASRADDINE Ayoub" w:date="2017-07-11T11:11:00Z"/>
        </w:rPr>
      </w:pPr>
      <w:ins w:id="633" w:author="NASRADDINE Ayoub" w:date="2017-07-11T11:11:00Z">
        <w:r>
          <w:t>Comprendre le calcul de score</w:t>
        </w:r>
      </w:ins>
    </w:p>
    <w:p w14:paraId="4F0F8B40" w14:textId="77777777" w:rsidR="00ED284D" w:rsidRDefault="00ED284D" w:rsidP="00ED284D">
      <w:pPr>
        <w:rPr>
          <w:ins w:id="634" w:author="NASRADDINE Ayoub" w:date="2017-07-11T11:11:00Z"/>
        </w:rPr>
      </w:pPr>
      <w:ins w:id="635" w:author="NASRADDINE Ayoub" w:date="2017-07-11T11:11:00Z">
        <w:r>
          <w:fldChar w:fldCharType="begin"/>
        </w:r>
        <w:r>
          <w:instrText xml:space="preserve"> HYPERLINK "https://www.elastic.co/guide/en/elasticsearch/guide/current/relevance-intro.html" </w:instrText>
        </w:r>
        <w:r>
          <w:fldChar w:fldCharType="separate"/>
        </w:r>
        <w:r w:rsidRPr="00D029EB">
          <w:rPr>
            <w:rStyle w:val="Lienhypertexte"/>
          </w:rPr>
          <w:t>https://www.elastic.co/guide/en/elasticsearch/guide/current/relevance-intro.html</w:t>
        </w:r>
        <w:r>
          <w:rPr>
            <w:rStyle w:val="Lienhypertexte"/>
          </w:rPr>
          <w:fldChar w:fldCharType="end"/>
        </w:r>
      </w:ins>
    </w:p>
    <w:p w14:paraId="225E005A" w14:textId="77777777" w:rsidR="00ED284D" w:rsidRDefault="00ED284D" w:rsidP="00ED284D">
      <w:pPr>
        <w:rPr>
          <w:ins w:id="636" w:author="NASRADDINE Ayoub" w:date="2017-07-11T11:11:00Z"/>
        </w:rPr>
      </w:pPr>
    </w:p>
    <w:p w14:paraId="6C013A6E" w14:textId="6EA23059" w:rsidR="00ED284D" w:rsidRDefault="00042928">
      <w:pPr>
        <w:jc w:val="both"/>
        <w:rPr>
          <w:ins w:id="637" w:author="NASRADDINE Ayoub" w:date="2017-07-12T11:40:00Z"/>
        </w:rPr>
        <w:pPrChange w:id="638" w:author="aMatini" w:date="2017-07-10T19:35:00Z">
          <w:pPr/>
        </w:pPrChange>
      </w:pPr>
      <w:ins w:id="639" w:author="NASRADDINE Ayoub" w:date="2017-07-12T11:40:00Z">
        <w:r>
          <w:lastRenderedPageBreak/>
          <w:t xml:space="preserve">Explication </w:t>
        </w:r>
      </w:ins>
      <w:ins w:id="640" w:author="NASRADDINE Ayoub" w:date="2017-07-12T14:19:00Z">
        <w:r w:rsidR="002C4402">
          <w:t xml:space="preserve">détaillée </w:t>
        </w:r>
      </w:ins>
      <w:ins w:id="641" w:author="NASRADDINE Ayoub" w:date="2017-07-12T11:40:00Z">
        <w:r>
          <w:t xml:space="preserve">du schéma : </w:t>
        </w:r>
      </w:ins>
    </w:p>
    <w:p w14:paraId="5EF9C3F1" w14:textId="12A09234" w:rsidR="00042928" w:rsidRDefault="00AF0994">
      <w:pPr>
        <w:jc w:val="both"/>
        <w:rPr>
          <w:ins w:id="642" w:author="NASRADDINE Ayoub" w:date="2017-07-12T14:01:00Z"/>
        </w:rPr>
        <w:pPrChange w:id="643" w:author="aMatini" w:date="2017-07-10T19:35:00Z">
          <w:pPr/>
        </w:pPrChange>
      </w:pPr>
      <w:proofErr w:type="spellStart"/>
      <w:ins w:id="644" w:author="NASRADDINE Ayoub" w:date="2017-07-12T13:56:00Z">
        <w:r>
          <w:t>Arduino</w:t>
        </w:r>
        <w:proofErr w:type="spellEnd"/>
        <w:r>
          <w:t xml:space="preserve"> </w:t>
        </w:r>
      </w:ins>
      <w:ins w:id="645" w:author="NASRADDINE Ayoub" w:date="2017-07-12T14:08:00Z">
        <w:r>
          <w:sym w:font="Wingdings" w:char="F0E0"/>
        </w:r>
      </w:ins>
      <w:ins w:id="646" w:author="NASRADDINE Ayoub" w:date="2017-07-12T13:56:00Z">
        <w:r w:rsidR="00C568A5">
          <w:t xml:space="preserve"> </w:t>
        </w:r>
        <w:proofErr w:type="spellStart"/>
        <w:r w:rsidR="00C568A5">
          <w:t>Raspberry</w:t>
        </w:r>
      </w:ins>
      <w:proofErr w:type="spellEnd"/>
      <w:ins w:id="647" w:author="NASRADDINE Ayoub" w:date="2017-07-12T14:01:00Z">
        <w:r w:rsidR="00C568A5">
          <w:t> </w:t>
        </w:r>
      </w:ins>
      <w:ins w:id="648" w:author="NASRADDINE Ayoub" w:date="2017-07-12T13:56:00Z">
        <w:r w:rsidR="00C568A5">
          <w:t>:</w:t>
        </w:r>
      </w:ins>
      <w:ins w:id="649" w:author="NASRADDINE Ayoub" w:date="2017-07-12T14:01:00Z">
        <w:r w:rsidR="00C568A5">
          <w:t xml:space="preserve"> schéma à faire</w:t>
        </w:r>
      </w:ins>
    </w:p>
    <w:p w14:paraId="0EE792C2" w14:textId="568FF049" w:rsidR="007C4734" w:rsidRPr="00AF0994" w:rsidRDefault="00AF0994">
      <w:pPr>
        <w:jc w:val="both"/>
        <w:rPr>
          <w:ins w:id="650" w:author="NASRADDINE Ayoub" w:date="2017-07-12T14:06:00Z"/>
          <w:rPrChange w:id="651" w:author="NASRADDINE Ayoub" w:date="2017-07-12T14:09:00Z">
            <w:rPr>
              <w:ins w:id="652" w:author="NASRADDINE Ayoub" w:date="2017-07-12T14:06:00Z"/>
            </w:rPr>
          </w:rPrChange>
        </w:rPr>
        <w:pPrChange w:id="653" w:author="aMatini" w:date="2017-07-10T19:35:00Z">
          <w:pPr/>
        </w:pPrChange>
      </w:pPr>
      <w:proofErr w:type="spellStart"/>
      <w:ins w:id="654" w:author="NASRADDINE Ayoub" w:date="2017-07-12T14:01:00Z">
        <w:r w:rsidRPr="00AF0994">
          <w:rPr>
            <w:rPrChange w:id="655" w:author="NASRADDINE Ayoub" w:date="2017-07-12T14:09:00Z">
              <w:rPr>
                <w:lang w:val="sv-SE"/>
              </w:rPr>
            </w:rPrChange>
          </w:rPr>
          <w:t>Raspberry</w:t>
        </w:r>
        <w:proofErr w:type="spellEnd"/>
        <w:r w:rsidRPr="00AF0994">
          <w:rPr>
            <w:rPrChange w:id="656" w:author="NASRADDINE Ayoub" w:date="2017-07-12T14:09:00Z">
              <w:rPr>
                <w:lang w:val="sv-SE"/>
              </w:rPr>
            </w:rPrChange>
          </w:rPr>
          <w:t xml:space="preserve"> </w:t>
        </w:r>
      </w:ins>
      <w:ins w:id="657" w:author="NASRADDINE Ayoub" w:date="2017-07-12T14:08:00Z">
        <w:r w:rsidRPr="00AF0994">
          <w:rPr>
            <w:lang w:val="sv-SE"/>
          </w:rPr>
          <w:sym w:font="Wingdings" w:char="F0E0"/>
        </w:r>
      </w:ins>
      <w:ins w:id="658" w:author="NASRADDINE Ayoub" w:date="2017-07-12T14:06:00Z">
        <w:r w:rsidRPr="00AF0994">
          <w:rPr>
            <w:rPrChange w:id="659" w:author="NASRADDINE Ayoub" w:date="2017-07-12T14:09:00Z">
              <w:rPr/>
            </w:rPrChange>
          </w:rPr>
          <w:t xml:space="preserve"> Kafka</w:t>
        </w:r>
      </w:ins>
    </w:p>
    <w:p w14:paraId="20BB199D" w14:textId="654EA439" w:rsidR="00AF0994" w:rsidRPr="00AF0994" w:rsidRDefault="00AF0994">
      <w:pPr>
        <w:jc w:val="both"/>
        <w:rPr>
          <w:ins w:id="660" w:author="NASRADDINE Ayoub" w:date="2017-07-12T14:07:00Z"/>
          <w:rPrChange w:id="661" w:author="NASRADDINE Ayoub" w:date="2017-07-12T14:09:00Z">
            <w:rPr>
              <w:ins w:id="662" w:author="NASRADDINE Ayoub" w:date="2017-07-12T14:07:00Z"/>
              <w:lang w:val="sv-SE"/>
            </w:rPr>
          </w:rPrChange>
        </w:rPr>
        <w:pPrChange w:id="663" w:author="aMatini" w:date="2017-07-10T19:35:00Z">
          <w:pPr/>
        </w:pPrChange>
      </w:pPr>
      <w:ins w:id="664" w:author="NASRADDINE Ayoub" w:date="2017-07-12T14:07:00Z">
        <w:r w:rsidRPr="00AF0994">
          <w:rPr>
            <w:rPrChange w:id="665" w:author="NASRADDINE Ayoub" w:date="2017-07-12T14:09:00Z">
              <w:rPr>
                <w:lang w:val="sv-SE"/>
              </w:rPr>
            </w:rPrChange>
          </w:rPr>
          <w:t>(</w:t>
        </w:r>
      </w:ins>
      <w:ins w:id="666" w:author="NASRADDINE Ayoub" w:date="2017-07-12T14:06:00Z">
        <w:r w:rsidRPr="00AF0994">
          <w:rPr>
            <w:rPrChange w:id="667" w:author="NASRADDINE Ayoub" w:date="2017-07-12T14:09:00Z">
              <w:rPr>
                <w:lang w:val="sv-SE"/>
              </w:rPr>
            </w:rPrChange>
          </w:rPr>
          <w:t xml:space="preserve">Kafka </w:t>
        </w:r>
      </w:ins>
      <w:ins w:id="668" w:author="NASRADDINE Ayoub" w:date="2017-07-12T14:08:00Z">
        <w:r w:rsidRPr="00AF0994">
          <w:rPr>
            <w:lang w:val="sv-SE"/>
          </w:rPr>
          <w:sym w:font="Wingdings" w:char="F0E0"/>
        </w:r>
      </w:ins>
      <w:ins w:id="669" w:author="NASRADDINE Ayoub" w:date="2017-07-12T14:06:00Z">
        <w:r w:rsidRPr="00AF0994">
          <w:rPr>
            <w:rPrChange w:id="670" w:author="NASRADDINE Ayoub" w:date="2017-07-12T14:09:00Z">
              <w:rPr/>
            </w:rPrChange>
          </w:rPr>
          <w:t xml:space="preserve"> </w:t>
        </w:r>
        <w:proofErr w:type="spellStart"/>
        <w:r w:rsidRPr="00AF0994">
          <w:rPr>
            <w:rPrChange w:id="671" w:author="NASRADDINE Ayoub" w:date="2017-07-12T14:09:00Z">
              <w:rPr/>
            </w:rPrChange>
          </w:rPr>
          <w:t>Spark</w:t>
        </w:r>
        <w:proofErr w:type="spellEnd"/>
        <w:r w:rsidRPr="00AF0994">
          <w:rPr>
            <w:rPrChange w:id="672" w:author="NASRADDINE Ayoub" w:date="2017-07-12T14:09:00Z">
              <w:rPr/>
            </w:rPrChange>
          </w:rPr>
          <w:t xml:space="preserve"> Streaming</w:t>
        </w:r>
      </w:ins>
      <w:ins w:id="673" w:author="NASRADDINE Ayoub" w:date="2017-07-12T14:07:00Z">
        <w:r w:rsidRPr="00AF0994">
          <w:rPr>
            <w:rPrChange w:id="674" w:author="NASRADDINE Ayoub" w:date="2017-07-12T14:09:00Z">
              <w:rPr/>
            </w:rPrChange>
          </w:rPr>
          <w:t>)</w:t>
        </w:r>
      </w:ins>
    </w:p>
    <w:p w14:paraId="73192CE1" w14:textId="51CD8DB4" w:rsidR="00AF0994" w:rsidRPr="00AF0994" w:rsidRDefault="00AF0994">
      <w:pPr>
        <w:jc w:val="both"/>
        <w:rPr>
          <w:ins w:id="675" w:author="NASRADDINE Ayoub" w:date="2017-07-12T14:08:00Z"/>
          <w:rPrChange w:id="676" w:author="NASRADDINE Ayoub" w:date="2017-07-12T14:09:00Z">
            <w:rPr>
              <w:ins w:id="677" w:author="NASRADDINE Ayoub" w:date="2017-07-12T14:08:00Z"/>
              <w:lang w:val="sv-SE"/>
            </w:rPr>
          </w:rPrChange>
        </w:rPr>
        <w:pPrChange w:id="678" w:author="aMatini" w:date="2017-07-10T19:35:00Z">
          <w:pPr/>
        </w:pPrChange>
      </w:pPr>
      <w:ins w:id="679" w:author="NASRADDINE Ayoub" w:date="2017-07-12T14:08:00Z">
        <w:r w:rsidRPr="00AF0994">
          <w:rPr>
            <w:rPrChange w:id="680" w:author="NASRADDINE Ayoub" w:date="2017-07-12T14:09:00Z">
              <w:rPr>
                <w:lang w:val="sv-SE"/>
              </w:rPr>
            </w:rPrChange>
          </w:rPr>
          <w:t>(</w:t>
        </w:r>
      </w:ins>
      <w:proofErr w:type="spellStart"/>
      <w:ins w:id="681" w:author="NASRADDINE Ayoub" w:date="2017-07-12T14:07:00Z">
        <w:r w:rsidRPr="00AF0994">
          <w:rPr>
            <w:rPrChange w:id="682" w:author="NASRADDINE Ayoub" w:date="2017-07-12T14:09:00Z">
              <w:rPr>
                <w:lang w:val="sv-SE"/>
              </w:rPr>
            </w:rPrChange>
          </w:rPr>
          <w:t>Spark</w:t>
        </w:r>
        <w:proofErr w:type="spellEnd"/>
        <w:r w:rsidRPr="00AF0994">
          <w:rPr>
            <w:rPrChange w:id="683" w:author="NASRADDINE Ayoub" w:date="2017-07-12T14:09:00Z">
              <w:rPr>
                <w:lang w:val="sv-SE"/>
              </w:rPr>
            </w:rPrChange>
          </w:rPr>
          <w:t xml:space="preserve"> Streaming </w:t>
        </w:r>
      </w:ins>
      <w:ins w:id="684" w:author="NASRADDINE Ayoub" w:date="2017-07-12T14:08:00Z">
        <w:r w:rsidRPr="00AF0994">
          <w:rPr>
            <w:lang w:val="sv-SE"/>
          </w:rPr>
          <w:sym w:font="Wingdings" w:char="F0E0"/>
        </w:r>
      </w:ins>
      <w:ins w:id="685" w:author="NASRADDINE Ayoub" w:date="2017-07-12T14:07:00Z">
        <w:r w:rsidRPr="00AF0994">
          <w:rPr>
            <w:rPrChange w:id="686" w:author="NASRADDINE Ayoub" w:date="2017-07-12T14:09:00Z">
              <w:rPr>
                <w:lang w:val="sv-SE"/>
              </w:rPr>
            </w:rPrChange>
          </w:rPr>
          <w:t xml:space="preserve"> </w:t>
        </w:r>
        <w:proofErr w:type="spellStart"/>
        <w:r w:rsidRPr="00AF0994">
          <w:rPr>
            <w:rPrChange w:id="687" w:author="NASRADDINE Ayoub" w:date="2017-07-12T14:09:00Z">
              <w:rPr>
                <w:lang w:val="sv-SE"/>
              </w:rPr>
            </w:rPrChange>
          </w:rPr>
          <w:t>elasticsearch</w:t>
        </w:r>
      </w:ins>
      <w:proofErr w:type="spellEnd"/>
      <w:ins w:id="688" w:author="NASRADDINE Ayoub" w:date="2017-07-12T14:08:00Z">
        <w:r w:rsidRPr="00AF0994">
          <w:rPr>
            <w:rPrChange w:id="689" w:author="NASRADDINE Ayoub" w:date="2017-07-12T14:09:00Z">
              <w:rPr>
                <w:lang w:val="sv-SE"/>
              </w:rPr>
            </w:rPrChange>
          </w:rPr>
          <w:t>)</w:t>
        </w:r>
      </w:ins>
    </w:p>
    <w:p w14:paraId="75B084E8" w14:textId="213043C3" w:rsidR="00AF0994" w:rsidRPr="00AF0994" w:rsidRDefault="00AF0994">
      <w:pPr>
        <w:jc w:val="both"/>
        <w:rPr>
          <w:ins w:id="690" w:author="NASRADDINE Ayoub" w:date="2017-07-12T14:08:00Z"/>
          <w:rPrChange w:id="691" w:author="NASRADDINE Ayoub" w:date="2017-07-12T14:09:00Z">
            <w:rPr>
              <w:ins w:id="692" w:author="NASRADDINE Ayoub" w:date="2017-07-12T14:08:00Z"/>
              <w:lang w:val="sv-SE"/>
            </w:rPr>
          </w:rPrChange>
        </w:rPr>
        <w:pPrChange w:id="693" w:author="aMatini" w:date="2017-07-10T19:35:00Z">
          <w:pPr/>
        </w:pPrChange>
      </w:pPr>
      <w:ins w:id="694" w:author="NASRADDINE Ayoub" w:date="2017-07-12T14:08:00Z">
        <w:r w:rsidRPr="00AF0994">
          <w:rPr>
            <w:rPrChange w:id="695" w:author="NASRADDINE Ayoub" w:date="2017-07-12T14:09:00Z">
              <w:rPr>
                <w:lang w:val="sv-SE"/>
              </w:rPr>
            </w:rPrChange>
          </w:rPr>
          <w:t xml:space="preserve">Kafka </w:t>
        </w:r>
        <w:r w:rsidRPr="00AF0994">
          <w:rPr>
            <w:lang w:val="sv-SE"/>
          </w:rPr>
          <w:sym w:font="Wingdings" w:char="F0E0"/>
        </w:r>
        <w:proofErr w:type="spellStart"/>
        <w:r w:rsidRPr="00AF0994">
          <w:rPr>
            <w:rPrChange w:id="696" w:author="NASRADDINE Ayoub" w:date="2017-07-12T14:09:00Z">
              <w:rPr>
                <w:lang w:val="sv-SE"/>
              </w:rPr>
            </w:rPrChange>
          </w:rPr>
          <w:t>logstash</w:t>
        </w:r>
        <w:proofErr w:type="spellEnd"/>
      </w:ins>
    </w:p>
    <w:p w14:paraId="0FE7BBC9" w14:textId="78C61299" w:rsidR="00AF0994" w:rsidRPr="00AF0994" w:rsidRDefault="00AF0994">
      <w:pPr>
        <w:jc w:val="both"/>
        <w:rPr>
          <w:ins w:id="697" w:author="NASRADDINE Ayoub" w:date="2017-07-12T14:09:00Z"/>
          <w:rPrChange w:id="698" w:author="NASRADDINE Ayoub" w:date="2017-07-12T14:09:00Z">
            <w:rPr>
              <w:ins w:id="699" w:author="NASRADDINE Ayoub" w:date="2017-07-12T14:09:00Z"/>
              <w:lang w:val="sv-SE"/>
            </w:rPr>
          </w:rPrChange>
        </w:rPr>
        <w:pPrChange w:id="700" w:author="aMatini" w:date="2017-07-10T19:35:00Z">
          <w:pPr/>
        </w:pPrChange>
      </w:pPr>
      <w:proofErr w:type="spellStart"/>
      <w:ins w:id="701" w:author="NASRADDINE Ayoub" w:date="2017-07-12T14:08:00Z">
        <w:r w:rsidRPr="00AF0994">
          <w:rPr>
            <w:rPrChange w:id="702" w:author="NASRADDINE Ayoub" w:date="2017-07-12T14:09:00Z">
              <w:rPr>
                <w:lang w:val="sv-SE"/>
              </w:rPr>
            </w:rPrChange>
          </w:rPr>
          <w:t>Logstash</w:t>
        </w:r>
        <w:proofErr w:type="spellEnd"/>
        <w:r w:rsidRPr="00AF0994">
          <w:rPr>
            <w:rPrChange w:id="703" w:author="NASRADDINE Ayoub" w:date="2017-07-12T14:09:00Z">
              <w:rPr>
                <w:lang w:val="sv-SE"/>
              </w:rPr>
            </w:rPrChange>
          </w:rPr>
          <w:t xml:space="preserve"> </w:t>
        </w:r>
        <w:r w:rsidRPr="00AF0994">
          <w:rPr>
            <w:lang w:val="sv-SE"/>
          </w:rPr>
          <w:sym w:font="Wingdings" w:char="F0E0"/>
        </w:r>
      </w:ins>
      <w:ins w:id="704" w:author="NASRADDINE Ayoub" w:date="2017-07-12T14:09:00Z">
        <w:r w:rsidRPr="00AF0994">
          <w:rPr>
            <w:rPrChange w:id="705" w:author="NASRADDINE Ayoub" w:date="2017-07-12T14:09:00Z">
              <w:rPr>
                <w:lang w:val="sv-SE"/>
              </w:rPr>
            </w:rPrChange>
          </w:rPr>
          <w:t xml:space="preserve"> </w:t>
        </w:r>
        <w:proofErr w:type="spellStart"/>
        <w:r w:rsidRPr="00AF0994">
          <w:rPr>
            <w:rPrChange w:id="706" w:author="NASRADDINE Ayoub" w:date="2017-07-12T14:09:00Z">
              <w:rPr>
                <w:lang w:val="sv-SE"/>
              </w:rPr>
            </w:rPrChange>
          </w:rPr>
          <w:t>elasticsearch</w:t>
        </w:r>
        <w:proofErr w:type="spellEnd"/>
      </w:ins>
    </w:p>
    <w:p w14:paraId="7970D5C6" w14:textId="2CECFCA8" w:rsidR="00AF0994" w:rsidRPr="00AF0994" w:rsidRDefault="00AF0994">
      <w:pPr>
        <w:jc w:val="both"/>
        <w:rPr>
          <w:ins w:id="707" w:author="NASRADDINE Ayoub" w:date="2017-07-12T14:09:00Z"/>
          <w:lang w:val="en-US"/>
          <w:rPrChange w:id="708" w:author="NASRADDINE Ayoub" w:date="2017-07-12T14:09:00Z">
            <w:rPr>
              <w:ins w:id="709" w:author="NASRADDINE Ayoub" w:date="2017-07-12T14:09:00Z"/>
            </w:rPr>
          </w:rPrChange>
        </w:rPr>
        <w:pPrChange w:id="710" w:author="aMatini" w:date="2017-07-10T19:35:00Z">
          <w:pPr/>
        </w:pPrChange>
      </w:pPr>
      <w:proofErr w:type="spellStart"/>
      <w:ins w:id="711" w:author="NASRADDINE Ayoub" w:date="2017-07-12T14:09:00Z">
        <w:r w:rsidRPr="00AF0994">
          <w:rPr>
            <w:lang w:val="en-US"/>
            <w:rPrChange w:id="712" w:author="NASRADDINE Ayoub" w:date="2017-07-12T14:09:00Z">
              <w:rPr/>
            </w:rPrChange>
          </w:rPr>
          <w:t>Elasticsearch</w:t>
        </w:r>
        <w:proofErr w:type="spellEnd"/>
        <w:r w:rsidRPr="00AF0994">
          <w:rPr>
            <w:lang w:val="en-US"/>
            <w:rPrChange w:id="713" w:author="NASRADDINE Ayoub" w:date="2017-07-12T14:09:00Z">
              <w:rPr/>
            </w:rPrChange>
          </w:rPr>
          <w:t xml:space="preserve"> </w:t>
        </w:r>
        <w:r>
          <w:sym w:font="Wingdings" w:char="F0E0"/>
        </w:r>
        <w:r w:rsidRPr="00AF0994">
          <w:rPr>
            <w:lang w:val="en-US"/>
            <w:rPrChange w:id="714" w:author="NASRADDINE Ayoub" w:date="2017-07-12T14:09:00Z">
              <w:rPr/>
            </w:rPrChange>
          </w:rPr>
          <w:t xml:space="preserve"> </w:t>
        </w:r>
        <w:proofErr w:type="spellStart"/>
        <w:r w:rsidRPr="00AF0994">
          <w:rPr>
            <w:lang w:val="en-US"/>
            <w:rPrChange w:id="715" w:author="NASRADDINE Ayoub" w:date="2017-07-12T14:09:00Z">
              <w:rPr/>
            </w:rPrChange>
          </w:rPr>
          <w:t>kibana</w:t>
        </w:r>
        <w:proofErr w:type="spellEnd"/>
      </w:ins>
    </w:p>
    <w:p w14:paraId="04723878" w14:textId="6F082800" w:rsidR="00AF0994" w:rsidRPr="00AF0994" w:rsidRDefault="00AF0994">
      <w:pPr>
        <w:jc w:val="both"/>
        <w:rPr>
          <w:ins w:id="716" w:author="NASRADDINE Ayoub" w:date="2017-07-12T14:07:00Z"/>
          <w:lang w:val="en-US"/>
          <w:rPrChange w:id="717" w:author="NASRADDINE Ayoub" w:date="2017-07-12T14:09:00Z">
            <w:rPr>
              <w:ins w:id="718" w:author="NASRADDINE Ayoub" w:date="2017-07-12T14:07:00Z"/>
              <w:lang w:val="sv-SE"/>
            </w:rPr>
          </w:rPrChange>
        </w:rPr>
        <w:pPrChange w:id="719" w:author="aMatini" w:date="2017-07-10T19:35:00Z">
          <w:pPr/>
        </w:pPrChange>
      </w:pPr>
      <w:proofErr w:type="spellStart"/>
      <w:ins w:id="720" w:author="NASRADDINE Ayoub" w:date="2017-07-12T14:09:00Z">
        <w:r w:rsidRPr="00AF0994">
          <w:rPr>
            <w:lang w:val="en-US"/>
            <w:rPrChange w:id="721" w:author="NASRADDINE Ayoub" w:date="2017-07-12T14:09:00Z">
              <w:rPr/>
            </w:rPrChange>
          </w:rPr>
          <w:t>Elasticsearch</w:t>
        </w:r>
        <w:proofErr w:type="spellEnd"/>
        <w:r w:rsidRPr="00AF0994">
          <w:rPr>
            <w:lang w:val="en-US"/>
            <w:rPrChange w:id="722" w:author="NASRADDINE Ayoub" w:date="2017-07-12T14:09:00Z">
              <w:rPr/>
            </w:rPrChange>
          </w:rPr>
          <w:t xml:space="preserve"> </w:t>
        </w:r>
        <w:r>
          <w:sym w:font="Wingdings" w:char="F0E0"/>
        </w:r>
        <w:r w:rsidRPr="00AF0994">
          <w:rPr>
            <w:lang w:val="en-US"/>
            <w:rPrChange w:id="723" w:author="NASRADDINE Ayoub" w:date="2017-07-12T14:09:00Z">
              <w:rPr/>
            </w:rPrChange>
          </w:rPr>
          <w:t xml:space="preserve"> </w:t>
        </w:r>
        <w:proofErr w:type="spellStart"/>
        <w:r w:rsidRPr="00AF0994">
          <w:rPr>
            <w:lang w:val="en-US"/>
            <w:rPrChange w:id="724" w:author="NASRADDINE Ayoub" w:date="2017-07-12T14:09:00Z">
              <w:rPr/>
            </w:rPrChange>
          </w:rPr>
          <w:t>Appli</w:t>
        </w:r>
        <w:proofErr w:type="spellEnd"/>
        <w:r w:rsidRPr="00AF0994">
          <w:rPr>
            <w:lang w:val="en-US"/>
            <w:rPrChange w:id="725" w:author="NASRADDINE Ayoub" w:date="2017-07-12T14:09:00Z">
              <w:rPr/>
            </w:rPrChange>
          </w:rPr>
          <w:t xml:space="preserve"> </w:t>
        </w:r>
        <w:proofErr w:type="gramStart"/>
        <w:r w:rsidRPr="00AF0994">
          <w:rPr>
            <w:lang w:val="en-US"/>
            <w:rPrChange w:id="726" w:author="NASRADDINE Ayoub" w:date="2017-07-12T14:09:00Z">
              <w:rPr/>
            </w:rPrChange>
          </w:rPr>
          <w:t>web ?</w:t>
        </w:r>
      </w:ins>
      <w:proofErr w:type="gramEnd"/>
    </w:p>
    <w:p w14:paraId="12626ED6" w14:textId="77777777" w:rsidR="00AF0994" w:rsidRPr="00AF0994" w:rsidRDefault="00AF0994">
      <w:pPr>
        <w:jc w:val="both"/>
        <w:rPr>
          <w:ins w:id="727" w:author="NASRADDINE Ayoub" w:date="2017-07-12T14:06:00Z"/>
          <w:lang w:val="en-US"/>
          <w:rPrChange w:id="728" w:author="NASRADDINE Ayoub" w:date="2017-07-12T14:09:00Z">
            <w:rPr>
              <w:ins w:id="729" w:author="NASRADDINE Ayoub" w:date="2017-07-12T14:06:00Z"/>
            </w:rPr>
          </w:rPrChange>
        </w:rPr>
        <w:pPrChange w:id="730" w:author="aMatini" w:date="2017-07-10T19:35:00Z">
          <w:pPr/>
        </w:pPrChange>
      </w:pPr>
    </w:p>
    <w:p w14:paraId="577CD581" w14:textId="77777777" w:rsidR="00AF0994" w:rsidRPr="00AF0994" w:rsidRDefault="00AF0994">
      <w:pPr>
        <w:jc w:val="both"/>
        <w:rPr>
          <w:lang w:val="en-US"/>
          <w:rPrChange w:id="731" w:author="NASRADDINE Ayoub" w:date="2017-07-12T14:09:00Z">
            <w:rPr/>
          </w:rPrChange>
        </w:rPr>
        <w:pPrChange w:id="732" w:author="aMatini" w:date="2017-07-10T19:35:00Z">
          <w:pPr/>
        </w:pPrChange>
      </w:pPr>
    </w:p>
    <w:sectPr w:rsidR="00AF0994" w:rsidRPr="00AF099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Matini" w:date="2017-07-10T19:38:00Z" w:initials="aMatini">
    <w:p w14:paraId="1C7CCF9D" w14:textId="77777777" w:rsidR="00940C56" w:rsidRDefault="00940C56">
      <w:pPr>
        <w:pStyle w:val="Commentaire"/>
      </w:pPr>
      <w:r>
        <w:rPr>
          <w:rStyle w:val="Marquedecommentaire"/>
        </w:rPr>
        <w:annotationRef/>
      </w:r>
      <w:r>
        <w:t>4 lignes une phrase :’(</w:t>
      </w:r>
    </w:p>
  </w:comment>
  <w:comment w:id="16" w:author="aMatini" w:date="2017-07-10T19:38:00Z" w:initials="aMatini">
    <w:p w14:paraId="7B358D47" w14:textId="77777777" w:rsidR="00940C56" w:rsidRDefault="00940C56">
      <w:pPr>
        <w:pStyle w:val="Commentaire"/>
      </w:pPr>
      <w:r>
        <w:rPr>
          <w:rStyle w:val="Marquedecommentaire"/>
        </w:rPr>
        <w:annotationRef/>
      </w:r>
      <w:r>
        <w:t>Je pense que c’est ce que tu as voulu dire </w:t>
      </w:r>
      <w:r>
        <w:sym w:font="Wingdings" w:char="F04A"/>
      </w:r>
    </w:p>
  </w:comment>
  <w:comment w:id="17" w:author="NASRADDINE Ayoub" w:date="2017-07-11T10:02:00Z" w:initials="NA">
    <w:p w14:paraId="5079D56D" w14:textId="77777777" w:rsidR="00416CE7" w:rsidRDefault="00416CE7">
      <w:pPr>
        <w:pStyle w:val="Commentaire"/>
      </w:pPr>
      <w:r>
        <w:rPr>
          <w:rStyle w:val="Marquedecommentaire"/>
        </w:rPr>
        <w:annotationRef/>
      </w:r>
    </w:p>
  </w:comment>
  <w:comment w:id="18" w:author="NASRADDINE Ayoub" w:date="2017-07-11T10:02:00Z" w:initials="NA">
    <w:p w14:paraId="6CFDA185" w14:textId="77777777" w:rsidR="00416CE7" w:rsidRDefault="00416CE7">
      <w:pPr>
        <w:pStyle w:val="Commentaire"/>
      </w:pPr>
      <w:r>
        <w:rPr>
          <w:rStyle w:val="Marquedecommentaire"/>
        </w:rPr>
        <w:annotationRef/>
      </w:r>
    </w:p>
  </w:comment>
  <w:comment w:id="47" w:author="aMatini" w:date="2017-07-10T19:38:00Z" w:initials="aMatini">
    <w:p w14:paraId="592A4CDF" w14:textId="77777777" w:rsidR="0032146F" w:rsidRDefault="0032146F">
      <w:pPr>
        <w:pStyle w:val="Commentaire"/>
      </w:pPr>
      <w:r>
        <w:rPr>
          <w:rStyle w:val="Marquedecommentaire"/>
        </w:rPr>
        <w:annotationRef/>
      </w:r>
      <w:r>
        <w:t xml:space="preserve">3 lignes :’( </w:t>
      </w:r>
      <w:r>
        <w:br/>
        <w:t xml:space="preserve">Et oui je suis chiant </w:t>
      </w:r>
      <w:proofErr w:type="spellStart"/>
      <w:r>
        <w:t>mdr</w:t>
      </w:r>
      <w:proofErr w:type="spellEnd"/>
    </w:p>
  </w:comment>
  <w:comment w:id="63" w:author="aMatini" w:date="2017-07-10T19:38:00Z" w:initials="aMatini">
    <w:p w14:paraId="46D3F408" w14:textId="77777777" w:rsidR="0032146F" w:rsidRDefault="0032146F">
      <w:pPr>
        <w:pStyle w:val="Commentaire"/>
      </w:pPr>
      <w:r>
        <w:rPr>
          <w:rStyle w:val="Marquedecommentaire"/>
        </w:rPr>
        <w:annotationRef/>
      </w:r>
      <w:r>
        <w:t>Je pense qu’il faut donner du sens</w:t>
      </w:r>
    </w:p>
  </w:comment>
  <w:comment w:id="107" w:author="aMatini" w:date="2017-07-10T19:38:00Z" w:initials="aMatini">
    <w:p w14:paraId="4C45BBC2" w14:textId="77777777" w:rsidR="00653F7F" w:rsidRDefault="00653F7F">
      <w:pPr>
        <w:pStyle w:val="Commentaire"/>
      </w:pPr>
      <w:r>
        <w:rPr>
          <w:rStyle w:val="Marquedecommentaire"/>
        </w:rPr>
        <w:annotationRef/>
      </w:r>
      <w:r>
        <w:t>Je te laisse le choix des exemples</w:t>
      </w:r>
    </w:p>
  </w:comment>
  <w:comment w:id="119" w:author="aMatini" w:date="2017-07-10T19:38:00Z" w:initials="aMatini">
    <w:p w14:paraId="2A40EE0D" w14:textId="77777777" w:rsidR="00653F7F" w:rsidRDefault="00653F7F">
      <w:pPr>
        <w:pStyle w:val="Commentaire"/>
      </w:pPr>
      <w:r>
        <w:rPr>
          <w:rStyle w:val="Marquedecommentaire"/>
        </w:rPr>
        <w:annotationRef/>
      </w:r>
      <w:r>
        <w:t xml:space="preserve">Il faut que tu valorises ton travail. Ok on t’a donné la techno. Mais tu devrais dire que tu avais un rôle de vérifier le choix de la solution et de proposer une solution alternative le cas échéant. </w:t>
      </w:r>
    </w:p>
  </w:comment>
  <w:comment w:id="123" w:author="aMatini" w:date="2017-07-10T19:38:00Z" w:initials="aMatini">
    <w:p w14:paraId="17F923C5" w14:textId="77777777" w:rsidR="0028028B" w:rsidRDefault="0028028B">
      <w:pPr>
        <w:pStyle w:val="Commentaire"/>
      </w:pPr>
      <w:r>
        <w:rPr>
          <w:rStyle w:val="Marquedecommentaire"/>
        </w:rPr>
        <w:annotationRef/>
      </w:r>
      <w:r>
        <w:t>Je trouve ça plus valorisant pour toi.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7CCF9D" w15:done="0"/>
  <w15:commentEx w15:paraId="7B358D47" w15:done="0"/>
  <w15:commentEx w15:paraId="5079D56D" w15:paraIdParent="7B358D47" w15:done="0"/>
  <w15:commentEx w15:paraId="6CFDA185" w15:paraIdParent="7B358D47" w15:done="0"/>
  <w15:commentEx w15:paraId="592A4CDF" w15:done="0"/>
  <w15:commentEx w15:paraId="46D3F408" w15:done="0"/>
  <w15:commentEx w15:paraId="4C45BBC2" w15:done="0"/>
  <w15:commentEx w15:paraId="2A40EE0D" w15:done="0"/>
  <w15:commentEx w15:paraId="17F923C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94C42"/>
    <w:multiLevelType w:val="hybridMultilevel"/>
    <w:tmpl w:val="8020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CF7A02"/>
    <w:multiLevelType w:val="hybridMultilevel"/>
    <w:tmpl w:val="EF5C3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1B14B6"/>
    <w:multiLevelType w:val="hybridMultilevel"/>
    <w:tmpl w:val="7DB27FDC"/>
    <w:lvl w:ilvl="0" w:tplc="7E085F4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580EC7"/>
    <w:multiLevelType w:val="hybridMultilevel"/>
    <w:tmpl w:val="CC7E9174"/>
    <w:lvl w:ilvl="0" w:tplc="AC52492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0A6CF6"/>
    <w:multiLevelType w:val="hybridMultilevel"/>
    <w:tmpl w:val="F4AADF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A452E0"/>
    <w:multiLevelType w:val="hybridMultilevel"/>
    <w:tmpl w:val="406E38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9A382A"/>
    <w:multiLevelType w:val="hybridMultilevel"/>
    <w:tmpl w:val="DF30E876"/>
    <w:lvl w:ilvl="0" w:tplc="6E74F7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0D44D5"/>
    <w:multiLevelType w:val="hybridMultilevel"/>
    <w:tmpl w:val="B76085A2"/>
    <w:lvl w:ilvl="0" w:tplc="6E74F7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F60FB7"/>
    <w:multiLevelType w:val="hybridMultilevel"/>
    <w:tmpl w:val="033EDEF8"/>
    <w:lvl w:ilvl="0" w:tplc="308A9EC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7E63C5"/>
    <w:multiLevelType w:val="hybridMultilevel"/>
    <w:tmpl w:val="B498B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945B5"/>
    <w:multiLevelType w:val="hybridMultilevel"/>
    <w:tmpl w:val="EEB651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5C016767"/>
    <w:multiLevelType w:val="hybridMultilevel"/>
    <w:tmpl w:val="5A34F456"/>
    <w:lvl w:ilvl="0" w:tplc="4DF894D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1636CF"/>
    <w:multiLevelType w:val="hybridMultilevel"/>
    <w:tmpl w:val="8E387066"/>
    <w:lvl w:ilvl="0" w:tplc="6E74F7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A932B8"/>
    <w:multiLevelType w:val="hybridMultilevel"/>
    <w:tmpl w:val="3224F7C6"/>
    <w:lvl w:ilvl="0" w:tplc="0666CCE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E027F0"/>
    <w:multiLevelType w:val="hybridMultilevel"/>
    <w:tmpl w:val="E1BC9D2A"/>
    <w:lvl w:ilvl="0" w:tplc="4C060CD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10"/>
  </w:num>
  <w:num w:numId="5">
    <w:abstractNumId w:val="9"/>
  </w:num>
  <w:num w:numId="6">
    <w:abstractNumId w:val="0"/>
  </w:num>
  <w:num w:numId="7">
    <w:abstractNumId w:val="3"/>
  </w:num>
  <w:num w:numId="8">
    <w:abstractNumId w:val="14"/>
  </w:num>
  <w:num w:numId="9">
    <w:abstractNumId w:val="2"/>
  </w:num>
  <w:num w:numId="10">
    <w:abstractNumId w:val="11"/>
  </w:num>
  <w:num w:numId="11">
    <w:abstractNumId w:val="13"/>
  </w:num>
  <w:num w:numId="12">
    <w:abstractNumId w:val="8"/>
  </w:num>
  <w:num w:numId="13">
    <w:abstractNumId w:val="12"/>
  </w:num>
  <w:num w:numId="14">
    <w:abstractNumId w:val="7"/>
  </w:num>
  <w:num w:numId="1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SRADDINE Ayoub">
    <w15:presenceInfo w15:providerId="AD" w15:userId="S-1-5-21-1248577188-10479689-3873521419-4786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F3B"/>
    <w:rsid w:val="00016509"/>
    <w:rsid w:val="00020954"/>
    <w:rsid w:val="00042928"/>
    <w:rsid w:val="00126493"/>
    <w:rsid w:val="00141921"/>
    <w:rsid w:val="001A0D4F"/>
    <w:rsid w:val="001B133F"/>
    <w:rsid w:val="001F3243"/>
    <w:rsid w:val="00211AFD"/>
    <w:rsid w:val="002665E1"/>
    <w:rsid w:val="0028028B"/>
    <w:rsid w:val="00296BF7"/>
    <w:rsid w:val="002C4402"/>
    <w:rsid w:val="002F7A62"/>
    <w:rsid w:val="00311C78"/>
    <w:rsid w:val="0032146F"/>
    <w:rsid w:val="00356FE8"/>
    <w:rsid w:val="0038468D"/>
    <w:rsid w:val="00416CE7"/>
    <w:rsid w:val="00452EEF"/>
    <w:rsid w:val="004D3F1D"/>
    <w:rsid w:val="006337AE"/>
    <w:rsid w:val="00653F7F"/>
    <w:rsid w:val="00702F0B"/>
    <w:rsid w:val="007B1C2C"/>
    <w:rsid w:val="007C4734"/>
    <w:rsid w:val="00842000"/>
    <w:rsid w:val="00940C56"/>
    <w:rsid w:val="009F6F42"/>
    <w:rsid w:val="00A41F3B"/>
    <w:rsid w:val="00AF0994"/>
    <w:rsid w:val="00B61163"/>
    <w:rsid w:val="00BA2E0D"/>
    <w:rsid w:val="00BB71AF"/>
    <w:rsid w:val="00C568A5"/>
    <w:rsid w:val="00CB0C00"/>
    <w:rsid w:val="00CB4B89"/>
    <w:rsid w:val="00D23AFC"/>
    <w:rsid w:val="00DD46D4"/>
    <w:rsid w:val="00E10EBA"/>
    <w:rsid w:val="00ED284D"/>
    <w:rsid w:val="00F40EEB"/>
    <w:rsid w:val="00F6275B"/>
    <w:rsid w:val="00FD4FC2"/>
    <w:rsid w:val="00FF5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45DCD"/>
  <w15:docId w15:val="{E956B88D-F5E5-4BC0-9961-A573B93E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D284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ED284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ED284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unhideWhenUsed/>
    <w:qFormat/>
    <w:rsid w:val="00ED284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6493"/>
    <w:pPr>
      <w:ind w:left="720"/>
      <w:contextualSpacing/>
    </w:pPr>
  </w:style>
  <w:style w:type="character" w:styleId="Marquedecommentaire">
    <w:name w:val="annotation reference"/>
    <w:basedOn w:val="Policepardfaut"/>
    <w:uiPriority w:val="99"/>
    <w:semiHidden/>
    <w:unhideWhenUsed/>
    <w:rsid w:val="00940C56"/>
    <w:rPr>
      <w:sz w:val="16"/>
      <w:szCs w:val="16"/>
    </w:rPr>
  </w:style>
  <w:style w:type="paragraph" w:styleId="Commentaire">
    <w:name w:val="annotation text"/>
    <w:basedOn w:val="Normal"/>
    <w:link w:val="CommentaireCar"/>
    <w:uiPriority w:val="99"/>
    <w:semiHidden/>
    <w:unhideWhenUsed/>
    <w:rsid w:val="00940C56"/>
    <w:pPr>
      <w:spacing w:line="240" w:lineRule="auto"/>
    </w:pPr>
    <w:rPr>
      <w:sz w:val="20"/>
      <w:szCs w:val="20"/>
    </w:rPr>
  </w:style>
  <w:style w:type="character" w:customStyle="1" w:styleId="CommentaireCar">
    <w:name w:val="Commentaire Car"/>
    <w:basedOn w:val="Policepardfaut"/>
    <w:link w:val="Commentaire"/>
    <w:uiPriority w:val="99"/>
    <w:semiHidden/>
    <w:rsid w:val="00940C56"/>
    <w:rPr>
      <w:sz w:val="20"/>
      <w:szCs w:val="20"/>
    </w:rPr>
  </w:style>
  <w:style w:type="paragraph" w:styleId="Objetducommentaire">
    <w:name w:val="annotation subject"/>
    <w:basedOn w:val="Commentaire"/>
    <w:next w:val="Commentaire"/>
    <w:link w:val="ObjetducommentaireCar"/>
    <w:uiPriority w:val="99"/>
    <w:semiHidden/>
    <w:unhideWhenUsed/>
    <w:rsid w:val="00940C56"/>
    <w:rPr>
      <w:b/>
      <w:bCs/>
    </w:rPr>
  </w:style>
  <w:style w:type="character" w:customStyle="1" w:styleId="ObjetducommentaireCar">
    <w:name w:val="Objet du commentaire Car"/>
    <w:basedOn w:val="CommentaireCar"/>
    <w:link w:val="Objetducommentaire"/>
    <w:uiPriority w:val="99"/>
    <w:semiHidden/>
    <w:rsid w:val="00940C56"/>
    <w:rPr>
      <w:b/>
      <w:bCs/>
      <w:sz w:val="20"/>
      <w:szCs w:val="20"/>
    </w:rPr>
  </w:style>
  <w:style w:type="paragraph" w:styleId="Textedebulles">
    <w:name w:val="Balloon Text"/>
    <w:basedOn w:val="Normal"/>
    <w:link w:val="TextedebullesCar"/>
    <w:uiPriority w:val="99"/>
    <w:semiHidden/>
    <w:unhideWhenUsed/>
    <w:rsid w:val="00940C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40C56"/>
    <w:rPr>
      <w:rFonts w:ascii="Tahoma" w:hAnsi="Tahoma" w:cs="Tahoma"/>
      <w:sz w:val="16"/>
      <w:szCs w:val="16"/>
    </w:rPr>
  </w:style>
  <w:style w:type="character" w:customStyle="1" w:styleId="Titre1Car">
    <w:name w:val="Titre 1 Car"/>
    <w:basedOn w:val="Policepardfaut"/>
    <w:link w:val="Titre1"/>
    <w:uiPriority w:val="9"/>
    <w:rsid w:val="00ED284D"/>
    <w:rPr>
      <w:rFonts w:asciiTheme="majorHAnsi" w:eastAsiaTheme="majorEastAsia" w:hAnsiTheme="majorHAnsi" w:cstheme="majorBidi"/>
      <w:color w:val="1F4E79" w:themeColor="accent1" w:themeShade="80"/>
      <w:sz w:val="36"/>
      <w:szCs w:val="36"/>
    </w:rPr>
  </w:style>
  <w:style w:type="character" w:customStyle="1" w:styleId="Titre2Car">
    <w:name w:val="Titre 2 Car"/>
    <w:basedOn w:val="Policepardfaut"/>
    <w:link w:val="Titre2"/>
    <w:uiPriority w:val="9"/>
    <w:rsid w:val="00ED284D"/>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ED284D"/>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rsid w:val="00ED284D"/>
    <w:rPr>
      <w:rFonts w:asciiTheme="majorHAnsi" w:eastAsiaTheme="majorEastAsia" w:hAnsiTheme="majorHAnsi" w:cstheme="majorBidi"/>
      <w:color w:val="2E74B5" w:themeColor="accent1" w:themeShade="BF"/>
      <w:sz w:val="24"/>
      <w:szCs w:val="24"/>
    </w:rPr>
  </w:style>
  <w:style w:type="character" w:styleId="Lienhypertexte">
    <w:name w:val="Hyperlink"/>
    <w:basedOn w:val="Policepardfaut"/>
    <w:uiPriority w:val="99"/>
    <w:unhideWhenUsed/>
    <w:rsid w:val="00ED284D"/>
    <w:rPr>
      <w:color w:val="0563C1" w:themeColor="hyperlink"/>
      <w:u w:val="single"/>
    </w:rPr>
  </w:style>
  <w:style w:type="paragraph" w:styleId="PrformatHTML">
    <w:name w:val="HTML Preformatted"/>
    <w:basedOn w:val="Normal"/>
    <w:link w:val="PrformatHTMLCar"/>
    <w:uiPriority w:val="99"/>
    <w:semiHidden/>
    <w:unhideWhenUsed/>
    <w:rsid w:val="00BB7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B71AF"/>
    <w:rPr>
      <w:rFonts w:ascii="Courier New" w:eastAsia="Times New Roman" w:hAnsi="Courier New" w:cs="Courier New"/>
      <w:sz w:val="20"/>
      <w:szCs w:val="20"/>
      <w:lang w:eastAsia="fr-FR"/>
    </w:rPr>
  </w:style>
  <w:style w:type="character" w:customStyle="1" w:styleId="pln">
    <w:name w:val="pln"/>
    <w:basedOn w:val="Policepardfaut"/>
    <w:rsid w:val="00BB71AF"/>
  </w:style>
  <w:style w:type="character" w:customStyle="1" w:styleId="pun">
    <w:name w:val="pun"/>
    <w:basedOn w:val="Policepardfaut"/>
    <w:rsid w:val="00BB71AF"/>
  </w:style>
  <w:style w:type="character" w:customStyle="1" w:styleId="lit">
    <w:name w:val="lit"/>
    <w:basedOn w:val="Policepardfaut"/>
    <w:rsid w:val="00BB71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95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2786</Words>
  <Characters>15325</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SopraSteria</Company>
  <LinksUpToDate>false</LinksUpToDate>
  <CharactersWithSpaces>18075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NASRADDINE Ayoub</dc:creator>
  <cp:keywords/>
  <dc:description/>
  <cp:lastModifiedBy>NASRADDINE Ayoub</cp:lastModifiedBy>
  <cp:revision>6</cp:revision>
  <dcterms:created xsi:type="dcterms:W3CDTF">2017-07-11T08:06:00Z</dcterms:created>
  <dcterms:modified xsi:type="dcterms:W3CDTF">2017-07-12T14:30:00Z</dcterms:modified>
</cp:coreProperties>
</file>